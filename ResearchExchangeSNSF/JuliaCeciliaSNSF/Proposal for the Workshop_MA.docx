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E5557AD" w14:textId="77777777" w:rsidR="00AF0658" w:rsidRDefault="00FF4116">
      <w:pPr>
        <w:widowControl w:val="0"/>
        <w:spacing w:after="240"/>
      </w:pPr>
      <w:r>
        <w:rPr>
          <w:rFonts w:ascii="Times" w:hAnsi="Times" w:cs="Times"/>
          <w:b/>
          <w:bCs/>
          <w:sz w:val="26"/>
          <w:szCs w:val="26"/>
          <w:lang w:val="en-US"/>
        </w:rPr>
        <w:t>º</w:t>
      </w:r>
      <w:r w:rsidR="0019677B">
        <w:rPr>
          <w:rFonts w:ascii="Times" w:hAnsi="Times" w:cs="Times"/>
          <w:b/>
          <w:bCs/>
          <w:sz w:val="26"/>
          <w:szCs w:val="26"/>
          <w:lang w:val="en-US"/>
        </w:rPr>
        <w:t>Research part for the proposal of a Scientific Event</w:t>
      </w:r>
    </w:p>
    <w:p w14:paraId="5B11777D" w14:textId="77777777" w:rsidR="00AF0658" w:rsidRDefault="0019677B">
      <w:pPr>
        <w:widowControl w:val="0"/>
        <w:spacing w:after="240"/>
      </w:pPr>
      <w:r>
        <w:rPr>
          <w:rFonts w:ascii="Times" w:hAnsi="Times" w:cs="Times"/>
          <w:b/>
          <w:bCs/>
          <w:sz w:val="26"/>
          <w:szCs w:val="26"/>
          <w:lang w:val="en-GB"/>
        </w:rPr>
        <w:t xml:space="preserve">Title: Biodiversity Dynamics in </w:t>
      </w:r>
      <w:proofErr w:type="spellStart"/>
      <w:r>
        <w:rPr>
          <w:rFonts w:ascii="Times" w:hAnsi="Times" w:cs="Times"/>
          <w:b/>
          <w:bCs/>
          <w:sz w:val="26"/>
          <w:szCs w:val="26"/>
          <w:lang w:val="en-GB"/>
        </w:rPr>
        <w:t>Coevolutionary</w:t>
      </w:r>
      <w:proofErr w:type="spellEnd"/>
      <w:r>
        <w:rPr>
          <w:rFonts w:ascii="Times" w:hAnsi="Times" w:cs="Times"/>
          <w:b/>
          <w:bCs/>
          <w:sz w:val="26"/>
          <w:szCs w:val="26"/>
          <w:lang w:val="en-GB"/>
        </w:rPr>
        <w:t xml:space="preserve"> Meta-ecosystems (COMETA)</w:t>
      </w:r>
    </w:p>
    <w:p w14:paraId="4821E920" w14:textId="77777777" w:rsidR="00AF0658" w:rsidRDefault="0019677B">
      <w:pPr>
        <w:widowControl w:val="0"/>
        <w:spacing w:after="240"/>
      </w:pPr>
      <w:r>
        <w:rPr>
          <w:rFonts w:ascii="Times" w:hAnsi="Times" w:cs="Times"/>
          <w:b/>
          <w:bCs/>
          <w:sz w:val="26"/>
          <w:szCs w:val="26"/>
          <w:lang w:val="en-US"/>
        </w:rPr>
        <w:t xml:space="preserve">Carlos J. </w:t>
      </w:r>
      <w:proofErr w:type="spellStart"/>
      <w:r>
        <w:rPr>
          <w:rFonts w:ascii="Times" w:hAnsi="Times" w:cs="Times"/>
          <w:b/>
          <w:bCs/>
          <w:sz w:val="26"/>
          <w:szCs w:val="26"/>
          <w:lang w:val="en-US"/>
        </w:rPr>
        <w:t>Melián</w:t>
      </w:r>
      <w:proofErr w:type="spellEnd"/>
      <w:r>
        <w:rPr>
          <w:rFonts w:ascii="Times" w:hAnsi="Times" w:cs="Times"/>
          <w:b/>
          <w:bCs/>
          <w:sz w:val="26"/>
          <w:szCs w:val="26"/>
          <w:lang w:val="en-US"/>
        </w:rPr>
        <w:t xml:space="preserve">, Cecilia S. </w:t>
      </w:r>
      <w:proofErr w:type="spellStart"/>
      <w:r>
        <w:rPr>
          <w:rFonts w:ascii="Times" w:hAnsi="Times" w:cs="Times"/>
          <w:b/>
          <w:bCs/>
          <w:sz w:val="26"/>
          <w:szCs w:val="26"/>
          <w:lang w:val="en-US"/>
        </w:rPr>
        <w:t>Andreazzi</w:t>
      </w:r>
      <w:proofErr w:type="spellEnd"/>
      <w:r>
        <w:rPr>
          <w:rFonts w:ascii="Times" w:hAnsi="Times" w:cs="Times"/>
          <w:b/>
          <w:bCs/>
          <w:sz w:val="26"/>
          <w:szCs w:val="26"/>
          <w:lang w:val="en-US"/>
        </w:rPr>
        <w:t xml:space="preserve"> and Julia </w:t>
      </w:r>
      <w:proofErr w:type="spellStart"/>
      <w:r>
        <w:rPr>
          <w:rFonts w:ascii="Times" w:hAnsi="Times" w:cs="Times"/>
          <w:b/>
          <w:bCs/>
          <w:sz w:val="26"/>
          <w:szCs w:val="26"/>
          <w:lang w:val="en-US"/>
        </w:rPr>
        <w:t>Astegiano</w:t>
      </w:r>
      <w:proofErr w:type="spellEnd"/>
    </w:p>
    <w:p w14:paraId="57F94DFC" w14:textId="77777777" w:rsidR="00AF0658" w:rsidRDefault="0019677B">
      <w:pPr>
        <w:widowControl w:val="0"/>
        <w:spacing w:after="240"/>
      </w:pPr>
      <w:r>
        <w:rPr>
          <w:rFonts w:ascii="Times New Roman" w:hAnsi="Times New Roman" w:cs="Times"/>
          <w:b/>
          <w:bCs/>
          <w:lang w:val="en-US"/>
        </w:rPr>
        <w:t>1. Scientific aspects</w:t>
      </w:r>
    </w:p>
    <w:p w14:paraId="1231A2D4" w14:textId="77777777" w:rsidR="00AF0658" w:rsidRDefault="0019677B">
      <w:pPr>
        <w:widowControl w:val="0"/>
        <w:spacing w:after="240"/>
      </w:pPr>
      <w:r>
        <w:rPr>
          <w:rFonts w:ascii="Times New Roman" w:hAnsi="Times New Roman" w:cs="Times"/>
          <w:b/>
          <w:bCs/>
          <w:lang w:val="en-US"/>
        </w:rPr>
        <w:t>1.1 Introduction of the research subject</w:t>
      </w:r>
    </w:p>
    <w:p w14:paraId="1540502C" w14:textId="77777777" w:rsidR="00AF0658" w:rsidRDefault="0019677B">
      <w:pPr>
        <w:widowControl w:val="0"/>
        <w:spacing w:after="240"/>
        <w:jc w:val="both"/>
        <w:rPr>
          <w:rFonts w:ascii="Times New Roman" w:hAnsi="Times New Roman" w:cs="Times"/>
          <w:lang w:val="en-US"/>
        </w:rPr>
      </w:pPr>
      <w:r>
        <w:rPr>
          <w:rFonts w:ascii="Times New Roman" w:hAnsi="Times New Roman" w:cs="Times"/>
          <w:lang w:val="en-US"/>
        </w:rPr>
        <w:t>Coevolution, the trait change driven by reciprocal selection within and among interacting species, has been invoked as a primary mechanism generating much of Earth’s biodiversity (</w:t>
      </w:r>
      <w:proofErr w:type="spellStart"/>
      <w:r>
        <w:rPr>
          <w:rFonts w:ascii="Times New Roman" w:hAnsi="Times New Roman" w:cs="Times"/>
          <w:bCs/>
          <w:lang w:val="en-US"/>
        </w:rPr>
        <w:t>Althoff</w:t>
      </w:r>
      <w:proofErr w:type="spellEnd"/>
      <w:r>
        <w:rPr>
          <w:rFonts w:ascii="Times New Roman" w:hAnsi="Times New Roman" w:cs="Times"/>
          <w:bCs/>
          <w:lang w:val="en-US"/>
        </w:rPr>
        <w:t xml:space="preserve"> et al., 2014, </w:t>
      </w:r>
      <w:proofErr w:type="spellStart"/>
      <w:r>
        <w:rPr>
          <w:rFonts w:ascii="Times New Roman" w:hAnsi="Times New Roman" w:cs="Times"/>
          <w:lang w:val="en-US"/>
        </w:rPr>
        <w:t>Hembry</w:t>
      </w:r>
      <w:proofErr w:type="spellEnd"/>
      <w:r>
        <w:rPr>
          <w:rFonts w:ascii="Times New Roman" w:hAnsi="Times New Roman" w:cs="Times"/>
          <w:lang w:val="en-US"/>
        </w:rPr>
        <w:t xml:space="preserve"> et al., 2014). Two main theories have been prop</w:t>
      </w:r>
      <w:r>
        <w:rPr>
          <w:rFonts w:ascii="Times New Roman" w:hAnsi="Times New Roman" w:cs="Times"/>
          <w:lang w:val="en-US"/>
        </w:rPr>
        <w:t xml:space="preserve">osed to explain the dynamics of </w:t>
      </w:r>
      <w:proofErr w:type="spellStart"/>
      <w:r>
        <w:rPr>
          <w:rFonts w:ascii="Times New Roman" w:hAnsi="Times New Roman" w:cs="Times"/>
          <w:lang w:val="en-US"/>
        </w:rPr>
        <w:t>coevolutionary</w:t>
      </w:r>
      <w:proofErr w:type="spellEnd"/>
      <w:r>
        <w:rPr>
          <w:rFonts w:ascii="Times New Roman" w:hAnsi="Times New Roman" w:cs="Times"/>
          <w:lang w:val="en-US"/>
        </w:rPr>
        <w:t xml:space="preserve"> diversification. The </w:t>
      </w:r>
      <w:proofErr w:type="spellStart"/>
      <w:r>
        <w:rPr>
          <w:rFonts w:ascii="Times New Roman" w:hAnsi="Times New Roman" w:cs="Times"/>
          <w:lang w:val="en-US"/>
        </w:rPr>
        <w:t>Fisherian</w:t>
      </w:r>
      <w:proofErr w:type="spellEnd"/>
      <w:r>
        <w:rPr>
          <w:rFonts w:ascii="Times New Roman" w:hAnsi="Times New Roman" w:cs="Times"/>
          <w:lang w:val="en-US"/>
        </w:rPr>
        <w:t xml:space="preserve"> sexual selection theory, which states that female and male traits can lead to sexual isolation and speciation (Fisher, 1930, </w:t>
      </w:r>
      <w:proofErr w:type="spellStart"/>
      <w:r>
        <w:rPr>
          <w:rFonts w:ascii="Times New Roman" w:hAnsi="Times New Roman" w:cs="Times"/>
          <w:lang w:val="en-US"/>
        </w:rPr>
        <w:t>Pomiankowski</w:t>
      </w:r>
      <w:proofErr w:type="spellEnd"/>
      <w:r>
        <w:rPr>
          <w:rFonts w:ascii="Times New Roman" w:hAnsi="Times New Roman" w:cs="Times"/>
          <w:lang w:val="en-US"/>
        </w:rPr>
        <w:t xml:space="preserve"> and </w:t>
      </w:r>
      <w:proofErr w:type="spellStart"/>
      <w:r>
        <w:rPr>
          <w:rFonts w:ascii="Times New Roman" w:hAnsi="Times New Roman" w:cs="Times"/>
          <w:lang w:val="en-US"/>
        </w:rPr>
        <w:t>Iwasa</w:t>
      </w:r>
      <w:proofErr w:type="spellEnd"/>
      <w:r>
        <w:rPr>
          <w:rFonts w:ascii="Times New Roman" w:hAnsi="Times New Roman" w:cs="Times"/>
          <w:lang w:val="en-US"/>
        </w:rPr>
        <w:t>, 1998), and the Geographic mos</w:t>
      </w:r>
      <w:r>
        <w:rPr>
          <w:rFonts w:ascii="Times New Roman" w:hAnsi="Times New Roman" w:cs="Times"/>
          <w:lang w:val="en-US"/>
        </w:rPr>
        <w:t>aic theory of coevolution</w:t>
      </w:r>
      <w:r>
        <w:rPr>
          <w:rFonts w:ascii="Times New Roman" w:hAnsi="Times New Roman" w:cs="Times"/>
          <w:color w:val="000000"/>
          <w:lang w:val="en-US"/>
        </w:rPr>
        <w:t xml:space="preserve"> (</w:t>
      </w:r>
      <w:r w:rsidRPr="00127B6B">
        <w:rPr>
          <w:rFonts w:ascii="Times New Roman" w:hAnsi="Times New Roman" w:cs="Times"/>
          <w:color w:val="000000"/>
          <w:highlight w:val="yellow"/>
          <w:lang w:val="en-US"/>
        </w:rPr>
        <w:t>Thompson</w:t>
      </w:r>
      <w:r>
        <w:rPr>
          <w:rFonts w:ascii="Times New Roman" w:hAnsi="Times New Roman" w:cs="Times"/>
          <w:color w:val="000000"/>
          <w:lang w:val="en-US"/>
        </w:rPr>
        <w:t>, 20</w:t>
      </w:r>
      <w:commentRangeStart w:id="0"/>
      <w:r>
        <w:rPr>
          <w:rFonts w:ascii="Times New Roman" w:hAnsi="Times New Roman" w:cs="Times"/>
          <w:color w:val="000000"/>
          <w:lang w:val="en-US"/>
        </w:rPr>
        <w:t>05</w:t>
      </w:r>
      <w:commentRangeEnd w:id="0"/>
      <w:r w:rsidR="00AB4157">
        <w:rPr>
          <w:rStyle w:val="Refdecomentario"/>
          <w:rFonts w:ascii="Verdana" w:eastAsiaTheme="minorHAnsi" w:hAnsi="Verdana"/>
          <w:lang w:val="de-CH"/>
        </w:rPr>
        <w:commentReference w:id="0"/>
      </w:r>
      <w:r>
        <w:rPr>
          <w:rFonts w:ascii="Times New Roman" w:hAnsi="Times New Roman" w:cs="Times"/>
          <w:color w:val="000000"/>
          <w:lang w:val="en-US"/>
        </w:rPr>
        <w:t>)</w:t>
      </w:r>
      <w:r>
        <w:rPr>
          <w:rFonts w:ascii="Times New Roman" w:hAnsi="Times New Roman" w:cs="Times"/>
          <w:lang w:val="en-US"/>
        </w:rPr>
        <w:t xml:space="preserve">, which suggests that reciprocal changes in traits determining species interaction produce </w:t>
      </w:r>
      <w:proofErr w:type="spellStart"/>
      <w:r>
        <w:rPr>
          <w:rFonts w:ascii="Times New Roman" w:hAnsi="Times New Roman" w:cs="Times"/>
          <w:lang w:val="en-US"/>
        </w:rPr>
        <w:t>coevolutionary</w:t>
      </w:r>
      <w:proofErr w:type="spellEnd"/>
      <w:r>
        <w:rPr>
          <w:rFonts w:ascii="Times New Roman" w:hAnsi="Times New Roman" w:cs="Times"/>
          <w:lang w:val="en-US"/>
        </w:rPr>
        <w:t xml:space="preserve"> diversification as interspecific interactions control reproductive isolation and speciation. Despite the app</w:t>
      </w:r>
      <w:r>
        <w:rPr>
          <w:rFonts w:ascii="Times New Roman" w:hAnsi="Times New Roman" w:cs="Times"/>
          <w:lang w:val="en-US"/>
        </w:rPr>
        <w:t>ealing of such theories for explaining much of Earth’s biodiversity, understanding how coevolution of intra- and inter-specific traits accounting for ecological interactions alter ecosystem dynamics across heterogeneous landscapes remain elusive. Such unde</w:t>
      </w:r>
      <w:r>
        <w:rPr>
          <w:rFonts w:ascii="Times New Roman" w:hAnsi="Times New Roman" w:cs="Times"/>
          <w:lang w:val="en-US"/>
        </w:rPr>
        <w:t xml:space="preserve">rstanding is particularly important in ecosystems with </w:t>
      </w:r>
      <w:r>
        <w:rPr>
          <w:rFonts w:ascii="Times New Roman" w:hAnsi="Times New Roman" w:cs="Times"/>
          <w:color w:val="000000"/>
          <w:lang w:val="en-US"/>
        </w:rPr>
        <w:t xml:space="preserve">species- and interaction-rich ecological networks </w:t>
      </w:r>
      <w:r>
        <w:rPr>
          <w:rFonts w:ascii="Times New Roman" w:hAnsi="Times New Roman" w:cs="Times"/>
          <w:lang w:val="en-US"/>
        </w:rPr>
        <w:t xml:space="preserve">because the global change might trigger many species extinctions and the collapse of ecosystems (Thompson, 2014). </w:t>
      </w:r>
    </w:p>
    <w:p w14:paraId="5F506174" w14:textId="77777777" w:rsidR="00AF0658" w:rsidRDefault="0019677B">
      <w:pPr>
        <w:widowControl w:val="0"/>
        <w:spacing w:after="240"/>
        <w:jc w:val="both"/>
      </w:pPr>
      <w:r>
        <w:rPr>
          <w:rFonts w:ascii="Times New Roman" w:hAnsi="Times New Roman" w:cs="Times"/>
          <w:lang w:val="en-US"/>
        </w:rPr>
        <w:t>In this vein, joining theoretical an</w:t>
      </w:r>
      <w:r>
        <w:rPr>
          <w:rFonts w:ascii="Times New Roman" w:hAnsi="Times New Roman" w:cs="Times"/>
          <w:lang w:val="en-US"/>
        </w:rPr>
        <w:t xml:space="preserve">d empirical evolutionary ecologists to develop theoretical models that incorporate </w:t>
      </w:r>
      <w:r>
        <w:rPr>
          <w:rFonts w:ascii="Times New Roman" w:hAnsi="Times New Roman" w:cs="Times"/>
          <w:lang w:val="en-GB"/>
        </w:rPr>
        <w:t>the empirical patterns of reciprocal trait changes will be critical to improve our predictions on biodiversity dynamics in species- and interaction-rich ecological communiti</w:t>
      </w:r>
      <w:r>
        <w:rPr>
          <w:rFonts w:ascii="Times New Roman" w:hAnsi="Times New Roman" w:cs="Times"/>
          <w:lang w:val="en-GB"/>
        </w:rPr>
        <w:t xml:space="preserve">es. The aim of the workshop is to integrate hierarchical trait-species-space interactions data to new process-based </w:t>
      </w:r>
      <w:proofErr w:type="spellStart"/>
      <w:r>
        <w:rPr>
          <w:rFonts w:ascii="Times New Roman" w:hAnsi="Times New Roman" w:cs="Times"/>
          <w:lang w:val="en-GB"/>
        </w:rPr>
        <w:t>coevolutionary</w:t>
      </w:r>
      <w:proofErr w:type="spellEnd"/>
      <w:r>
        <w:rPr>
          <w:rFonts w:ascii="Times New Roman" w:hAnsi="Times New Roman" w:cs="Times"/>
          <w:lang w:val="en-GB"/>
        </w:rPr>
        <w:t xml:space="preserve"> </w:t>
      </w:r>
      <w:proofErr w:type="spellStart"/>
      <w:r>
        <w:rPr>
          <w:rFonts w:ascii="Times New Roman" w:hAnsi="Times New Roman" w:cs="Times"/>
          <w:lang w:val="en-GB"/>
        </w:rPr>
        <w:t>metaecosystem</w:t>
      </w:r>
      <w:proofErr w:type="spellEnd"/>
      <w:r>
        <w:rPr>
          <w:rFonts w:ascii="Times New Roman" w:hAnsi="Times New Roman" w:cs="Times"/>
          <w:lang w:val="en-GB"/>
        </w:rPr>
        <w:t xml:space="preserve"> models. Such integration might facilitate the exploration of patterns of coexistence of co-evolved species, the</w:t>
      </w:r>
      <w:r>
        <w:rPr>
          <w:rFonts w:ascii="Times New Roman" w:hAnsi="Times New Roman" w:cs="Times"/>
          <w:lang w:val="en-GB"/>
        </w:rPr>
        <w:t xml:space="preserve">ir role in ecosystem function, and the risk of collapse of co-evolved ecosystems across different </w:t>
      </w:r>
      <w:proofErr w:type="spellStart"/>
      <w:r>
        <w:rPr>
          <w:rFonts w:ascii="Times New Roman" w:hAnsi="Times New Roman" w:cs="Times"/>
          <w:lang w:val="en-GB"/>
        </w:rPr>
        <w:t>spatio</w:t>
      </w:r>
      <w:proofErr w:type="spellEnd"/>
      <w:r>
        <w:rPr>
          <w:rFonts w:ascii="Times New Roman" w:hAnsi="Times New Roman" w:cs="Times"/>
          <w:lang w:val="en-GB"/>
        </w:rPr>
        <w:t>-temporal scales, which is of critical importance for three reasons. First, the extinction of species caused by human-disturbances is at an unprecedente</w:t>
      </w:r>
      <w:r>
        <w:rPr>
          <w:rFonts w:ascii="Times New Roman" w:hAnsi="Times New Roman" w:cs="Times"/>
          <w:lang w:val="en-GB"/>
        </w:rPr>
        <w:t>d rate, yet, most models predicting extinction rates often assume that species evolve independently of one another (Thompson, 2014). Second, despite e</w:t>
      </w:r>
      <w:r>
        <w:rPr>
          <w:rFonts w:ascii="Times New Roman" w:hAnsi="Times New Roman" w:cs="Times"/>
          <w:lang w:val="en-US"/>
        </w:rPr>
        <w:t>co-evolutionary approaches of species interactions are increasingly common, studies connecting co-evolving</w:t>
      </w:r>
      <w:r>
        <w:rPr>
          <w:rFonts w:ascii="Times New Roman" w:hAnsi="Times New Roman" w:cs="Times"/>
          <w:lang w:val="en-US"/>
        </w:rPr>
        <w:t xml:space="preserve"> </w:t>
      </w:r>
      <w:r>
        <w:rPr>
          <w:rFonts w:ascii="Times New Roman" w:hAnsi="Times New Roman" w:cs="Times"/>
          <w:lang w:val="en-GB"/>
        </w:rPr>
        <w:t xml:space="preserve">trait distributions within and between species at small scales to investigate the large-scale association between </w:t>
      </w:r>
      <w:proofErr w:type="spellStart"/>
      <w:r>
        <w:rPr>
          <w:rFonts w:ascii="Times New Roman" w:hAnsi="Times New Roman" w:cs="Times"/>
          <w:lang w:val="en-GB"/>
        </w:rPr>
        <w:t>coevolutionary</w:t>
      </w:r>
      <w:proofErr w:type="spellEnd"/>
      <w:r>
        <w:rPr>
          <w:rFonts w:ascii="Times New Roman" w:hAnsi="Times New Roman" w:cs="Times"/>
          <w:lang w:val="en-GB"/>
        </w:rPr>
        <w:t xml:space="preserve"> hot spots, biodiversity function and meta-ecosystem dynamics are rare (</w:t>
      </w:r>
      <w:proofErr w:type="spellStart"/>
      <w:r>
        <w:rPr>
          <w:rFonts w:ascii="Times New Roman" w:hAnsi="Times New Roman" w:cs="Times"/>
          <w:bCs/>
          <w:lang w:val="en-GB"/>
        </w:rPr>
        <w:t>Doebeli</w:t>
      </w:r>
      <w:proofErr w:type="spellEnd"/>
      <w:r>
        <w:rPr>
          <w:rFonts w:ascii="Times New Roman" w:hAnsi="Times New Roman" w:cs="Times"/>
          <w:bCs/>
          <w:lang w:val="en-GB"/>
        </w:rPr>
        <w:t xml:space="preserve"> and </w:t>
      </w:r>
      <w:proofErr w:type="spellStart"/>
      <w:r>
        <w:rPr>
          <w:rFonts w:ascii="Times New Roman" w:hAnsi="Times New Roman" w:cs="Times"/>
          <w:bCs/>
          <w:lang w:val="en-GB"/>
        </w:rPr>
        <w:t>Ispolatov</w:t>
      </w:r>
      <w:proofErr w:type="spellEnd"/>
      <w:r>
        <w:rPr>
          <w:rFonts w:ascii="Times New Roman" w:hAnsi="Times New Roman" w:cs="Times"/>
          <w:bCs/>
          <w:lang w:val="en-GB"/>
        </w:rPr>
        <w:t>, 2017</w:t>
      </w:r>
      <w:r>
        <w:rPr>
          <w:rFonts w:ascii="Times New Roman" w:hAnsi="Times New Roman" w:cs="Times"/>
          <w:lang w:val="en-GB"/>
        </w:rPr>
        <w:t>). Third, although many expe</w:t>
      </w:r>
      <w:r>
        <w:rPr>
          <w:rFonts w:ascii="Times New Roman" w:hAnsi="Times New Roman" w:cs="Times"/>
          <w:lang w:val="en-GB"/>
        </w:rPr>
        <w:t xml:space="preserve">riments and empirical studies have shown convergence of time scales between ecological and </w:t>
      </w:r>
      <w:proofErr w:type="spellStart"/>
      <w:r>
        <w:rPr>
          <w:rFonts w:ascii="Times New Roman" w:hAnsi="Times New Roman" w:cs="Times"/>
          <w:lang w:val="en-GB"/>
        </w:rPr>
        <w:t>coevolutionary</w:t>
      </w:r>
      <w:proofErr w:type="spellEnd"/>
      <w:r>
        <w:rPr>
          <w:rFonts w:ascii="Times New Roman" w:hAnsi="Times New Roman" w:cs="Times"/>
          <w:lang w:val="en-GB"/>
        </w:rPr>
        <w:t xml:space="preserve"> processes (Hairston et al., 2005, </w:t>
      </w:r>
      <w:proofErr w:type="spellStart"/>
      <w:r>
        <w:rPr>
          <w:rFonts w:ascii="Times New Roman" w:hAnsi="Times New Roman" w:cs="Times"/>
          <w:lang w:val="en-GB"/>
        </w:rPr>
        <w:t>Fussmann</w:t>
      </w:r>
      <w:proofErr w:type="spellEnd"/>
      <w:r>
        <w:rPr>
          <w:rFonts w:ascii="Times New Roman" w:hAnsi="Times New Roman" w:cs="Times"/>
          <w:lang w:val="en-GB"/>
        </w:rPr>
        <w:t xml:space="preserve"> et al., 2007, </w:t>
      </w:r>
      <w:proofErr w:type="spellStart"/>
      <w:r>
        <w:rPr>
          <w:rFonts w:ascii="Times New Roman" w:hAnsi="Times New Roman" w:cs="Times"/>
          <w:lang w:val="en-GB"/>
        </w:rPr>
        <w:t>Schoener</w:t>
      </w:r>
      <w:proofErr w:type="spellEnd"/>
      <w:r>
        <w:rPr>
          <w:rFonts w:ascii="Times New Roman" w:hAnsi="Times New Roman" w:cs="Times"/>
          <w:lang w:val="en-GB"/>
        </w:rPr>
        <w:t xml:space="preserve">, 2011), there is a gap in understanding how ecological and </w:t>
      </w:r>
      <w:proofErr w:type="spellStart"/>
      <w:r>
        <w:rPr>
          <w:rFonts w:ascii="Times New Roman" w:hAnsi="Times New Roman" w:cs="Times"/>
          <w:lang w:val="en-GB"/>
        </w:rPr>
        <w:t>coevolutionary</w:t>
      </w:r>
      <w:proofErr w:type="spellEnd"/>
      <w:r>
        <w:rPr>
          <w:rFonts w:ascii="Times New Roman" w:hAnsi="Times New Roman" w:cs="Times"/>
          <w:lang w:val="en-GB"/>
        </w:rPr>
        <w:t xml:space="preserve"> dynamics i</w:t>
      </w:r>
      <w:r>
        <w:rPr>
          <w:rFonts w:ascii="Times New Roman" w:hAnsi="Times New Roman" w:cs="Times"/>
          <w:lang w:val="en-GB"/>
        </w:rPr>
        <w:t xml:space="preserve">n species-rich assemblages shape biodiversity and ecosystem function in a </w:t>
      </w:r>
      <w:proofErr w:type="spellStart"/>
      <w:r>
        <w:rPr>
          <w:rFonts w:ascii="Times New Roman" w:hAnsi="Times New Roman" w:cs="Times"/>
          <w:lang w:val="en-GB"/>
        </w:rPr>
        <w:t>spatio</w:t>
      </w:r>
      <w:proofErr w:type="spellEnd"/>
      <w:r>
        <w:rPr>
          <w:rFonts w:ascii="Times New Roman" w:hAnsi="Times New Roman" w:cs="Times"/>
          <w:lang w:val="en-GB"/>
        </w:rPr>
        <w:t>-temporal context – i.e. the meta-ecosystem (</w:t>
      </w:r>
      <w:proofErr w:type="spellStart"/>
      <w:r>
        <w:rPr>
          <w:rFonts w:ascii="Times New Roman" w:hAnsi="Times New Roman" w:cs="Times"/>
          <w:bCs/>
          <w:lang w:val="en-GB"/>
        </w:rPr>
        <w:t>Gomulkiewicz</w:t>
      </w:r>
      <w:proofErr w:type="spellEnd"/>
      <w:r>
        <w:rPr>
          <w:rFonts w:ascii="Times New Roman" w:hAnsi="Times New Roman" w:cs="Times"/>
          <w:bCs/>
          <w:lang w:val="en-GB"/>
        </w:rPr>
        <w:t xml:space="preserve"> et al., 2000, Thompson, 2013</w:t>
      </w:r>
      <w:r>
        <w:rPr>
          <w:rFonts w:ascii="Times New Roman" w:hAnsi="Times New Roman" w:cs="Times"/>
          <w:lang w:val="en-GB"/>
        </w:rPr>
        <w:t>).</w:t>
      </w:r>
    </w:p>
    <w:p w14:paraId="29B78532" w14:textId="04552412" w:rsidR="00AF0658" w:rsidRDefault="0019677B">
      <w:pPr>
        <w:widowControl w:val="0"/>
        <w:spacing w:after="240"/>
        <w:jc w:val="both"/>
        <w:rPr>
          <w:lang w:val="en-US"/>
        </w:rPr>
      </w:pPr>
      <w:r>
        <w:rPr>
          <w:rFonts w:ascii="Times New Roman" w:hAnsi="Times New Roman" w:cs="Times"/>
          <w:lang w:val="en-US"/>
        </w:rPr>
        <w:lastRenderedPageBreak/>
        <w:t>A meta-ecosystem is a set of local ecosystems connected by spatial flows of energy, mat</w:t>
      </w:r>
      <w:r>
        <w:rPr>
          <w:rFonts w:ascii="Times New Roman" w:hAnsi="Times New Roman" w:cs="Times"/>
          <w:lang w:val="en-US"/>
        </w:rPr>
        <w:t>erials and organisms across ecosystem boundaries (</w:t>
      </w:r>
      <w:proofErr w:type="spellStart"/>
      <w:r>
        <w:rPr>
          <w:rFonts w:ascii="Times New Roman" w:hAnsi="Times New Roman" w:cs="Times"/>
          <w:lang w:val="en-US"/>
        </w:rPr>
        <w:t>Loreau</w:t>
      </w:r>
      <w:proofErr w:type="spellEnd"/>
      <w:r>
        <w:rPr>
          <w:rFonts w:ascii="Times New Roman" w:hAnsi="Times New Roman" w:cs="Times"/>
          <w:lang w:val="en-US"/>
        </w:rPr>
        <w:t xml:space="preserve"> et al., 2003). The incorporation of the paradigm of meta-</w:t>
      </w:r>
      <w:proofErr w:type="spellStart"/>
      <w:r>
        <w:rPr>
          <w:rFonts w:ascii="Times New Roman" w:hAnsi="Times New Roman" w:cs="Times"/>
          <w:lang w:val="en-US"/>
        </w:rPr>
        <w:t>ecosytem</w:t>
      </w:r>
      <w:proofErr w:type="spellEnd"/>
      <w:r>
        <w:rPr>
          <w:rFonts w:ascii="Times New Roman" w:hAnsi="Times New Roman" w:cs="Times"/>
          <w:lang w:val="en-US"/>
        </w:rPr>
        <w:t xml:space="preserve"> ecology to the </w:t>
      </w:r>
      <w:proofErr w:type="spellStart"/>
      <w:r>
        <w:rPr>
          <w:rFonts w:ascii="Times New Roman" w:hAnsi="Times New Roman" w:cs="Times"/>
          <w:lang w:val="en-US"/>
        </w:rPr>
        <w:t>coevolutionary</w:t>
      </w:r>
      <w:proofErr w:type="spellEnd"/>
      <w:r>
        <w:rPr>
          <w:rFonts w:ascii="Times New Roman" w:hAnsi="Times New Roman" w:cs="Times"/>
          <w:lang w:val="en-US"/>
        </w:rPr>
        <w:t xml:space="preserve"> processes within and between species and of their role in ecosystem functioning remains one of the main</w:t>
      </w:r>
      <w:r>
        <w:rPr>
          <w:rFonts w:ascii="Times New Roman" w:hAnsi="Times New Roman" w:cs="Times"/>
          <w:lang w:val="en-US"/>
        </w:rPr>
        <w:t xml:space="preserve"> challenges for theoretical and applied ecologists. This paradigm provides a powerful tool to understand the properties that arise from the spatial coupling of local ecosystems, such as </w:t>
      </w:r>
      <w:proofErr w:type="spellStart"/>
      <w:r>
        <w:rPr>
          <w:rFonts w:ascii="Times New Roman" w:hAnsi="Times New Roman" w:cs="Times"/>
          <w:lang w:val="en-US"/>
        </w:rPr>
        <w:t>coevolutionary</w:t>
      </w:r>
      <w:proofErr w:type="spellEnd"/>
      <w:r>
        <w:rPr>
          <w:rFonts w:ascii="Times New Roman" w:hAnsi="Times New Roman" w:cs="Times"/>
          <w:lang w:val="en-US"/>
        </w:rPr>
        <w:t xml:space="preserve"> selection mosaics, stabilization of ecosystem processes</w:t>
      </w:r>
      <w:r>
        <w:rPr>
          <w:rFonts w:ascii="Times New Roman" w:hAnsi="Times New Roman" w:cs="Times"/>
          <w:lang w:val="en-US"/>
        </w:rPr>
        <w:t xml:space="preserve"> and indirect interactions at regional scales (</w:t>
      </w:r>
      <w:proofErr w:type="spellStart"/>
      <w:r>
        <w:rPr>
          <w:rFonts w:ascii="Times New Roman" w:hAnsi="Times New Roman" w:cs="Times"/>
          <w:bCs/>
          <w:lang w:val="en-US"/>
        </w:rPr>
        <w:t>Gomulkiewicz</w:t>
      </w:r>
      <w:proofErr w:type="spellEnd"/>
      <w:r>
        <w:rPr>
          <w:rFonts w:ascii="Times New Roman" w:hAnsi="Times New Roman" w:cs="Times"/>
          <w:bCs/>
          <w:lang w:val="en-US"/>
        </w:rPr>
        <w:t xml:space="preserve"> et al., 2000, </w:t>
      </w:r>
      <w:r>
        <w:rPr>
          <w:rFonts w:ascii="Times New Roman" w:hAnsi="Times New Roman" w:cs="Times"/>
          <w:lang w:val="en-US"/>
        </w:rPr>
        <w:t>Gravel et al., 2010</w:t>
      </w:r>
      <w:ins w:id="1" w:author="Matías Arim" w:date="2018-05-29T09:11:00Z">
        <w:r w:rsidR="00372E7F">
          <w:rPr>
            <w:rFonts w:ascii="Times New Roman" w:hAnsi="Times New Roman" w:cs="Times"/>
            <w:lang w:val="en-US"/>
          </w:rPr>
          <w:t xml:space="preserve">, Wang and </w:t>
        </w:r>
        <w:proofErr w:type="spellStart"/>
        <w:r w:rsidR="00372E7F">
          <w:rPr>
            <w:rFonts w:ascii="Times New Roman" w:hAnsi="Times New Roman" w:cs="Times"/>
            <w:lang w:val="en-US"/>
          </w:rPr>
          <w:t>Loreau</w:t>
        </w:r>
      </w:ins>
      <w:proofErr w:type="spellEnd"/>
      <w:ins w:id="2" w:author="Matías Arim" w:date="2018-05-29T09:12:00Z">
        <w:r w:rsidR="00372E7F">
          <w:rPr>
            <w:rFonts w:ascii="Times New Roman" w:hAnsi="Times New Roman" w:cs="Times"/>
            <w:lang w:val="en-US"/>
          </w:rPr>
          <w:t>,</w:t>
        </w:r>
      </w:ins>
      <w:ins w:id="3" w:author="Matías Arim" w:date="2018-05-29T09:11:00Z">
        <w:r w:rsidR="00372E7F">
          <w:rPr>
            <w:rFonts w:ascii="Times New Roman" w:hAnsi="Times New Roman" w:cs="Times"/>
            <w:lang w:val="en-US"/>
          </w:rPr>
          <w:t xml:space="preserve"> </w:t>
        </w:r>
      </w:ins>
      <w:ins w:id="4" w:author="Matías Arim" w:date="2018-05-29T09:12:00Z">
        <w:r w:rsidR="00372E7F">
          <w:rPr>
            <w:rFonts w:ascii="Times New Roman" w:hAnsi="Times New Roman" w:cs="Times"/>
            <w:lang w:val="en-US"/>
          </w:rPr>
          <w:t xml:space="preserve">2014, </w:t>
        </w:r>
      </w:ins>
      <w:ins w:id="5" w:author="Matías Arim" w:date="2018-05-29T09:11:00Z">
        <w:r w:rsidR="00372E7F">
          <w:rPr>
            <w:rFonts w:ascii="Times New Roman" w:hAnsi="Times New Roman" w:cs="Times"/>
            <w:lang w:val="en-US"/>
          </w:rPr>
          <w:t>2016</w:t>
        </w:r>
      </w:ins>
      <w:r>
        <w:rPr>
          <w:rFonts w:ascii="Times New Roman" w:hAnsi="Times New Roman" w:cs="Times"/>
          <w:lang w:val="en-US"/>
        </w:rPr>
        <w:t>). We propose a coupled workshop and research visit aiming to integrate empirical datasets, theory and analytical methods on coevolution and meta-ecosystems to bri</w:t>
      </w:r>
      <w:r>
        <w:rPr>
          <w:rFonts w:ascii="Times New Roman" w:hAnsi="Times New Roman" w:cs="Times"/>
          <w:lang w:val="en-US"/>
        </w:rPr>
        <w:t xml:space="preserve">dge the gap between </w:t>
      </w:r>
      <w:proofErr w:type="spellStart"/>
      <w:r>
        <w:rPr>
          <w:rFonts w:ascii="Times New Roman" w:hAnsi="Times New Roman" w:cs="Times"/>
          <w:lang w:val="en-US"/>
        </w:rPr>
        <w:t>coevolutionary</w:t>
      </w:r>
      <w:proofErr w:type="spellEnd"/>
      <w:r>
        <w:rPr>
          <w:rFonts w:ascii="Times New Roman" w:hAnsi="Times New Roman" w:cs="Times"/>
          <w:lang w:val="en-US"/>
        </w:rPr>
        <w:t xml:space="preserve"> and ecological </w:t>
      </w:r>
      <w:proofErr w:type="spellStart"/>
      <w:r>
        <w:rPr>
          <w:rFonts w:ascii="Times New Roman" w:hAnsi="Times New Roman" w:cs="Times"/>
          <w:lang w:val="en-US"/>
        </w:rPr>
        <w:t>spatio</w:t>
      </w:r>
      <w:proofErr w:type="spellEnd"/>
      <w:r>
        <w:rPr>
          <w:rFonts w:ascii="Times New Roman" w:hAnsi="Times New Roman" w:cs="Times"/>
          <w:lang w:val="en-US"/>
        </w:rPr>
        <w:t xml:space="preserve">-temporal dynamics of </w:t>
      </w:r>
      <w:r>
        <w:rPr>
          <w:rFonts w:ascii="Times New Roman" w:hAnsi="Times New Roman" w:cs="Times"/>
          <w:color w:val="000000"/>
          <w:lang w:val="en-US"/>
        </w:rPr>
        <w:t>species- and interaction-rich networks</w:t>
      </w:r>
      <w:r>
        <w:rPr>
          <w:rFonts w:ascii="Times New Roman" w:hAnsi="Times New Roman" w:cs="Times"/>
          <w:lang w:val="en-US"/>
        </w:rPr>
        <w:t>, which will help us to advance our understanding of biodiversity dynamics and ecosystem functioning across spatial and temporal scales.</w:t>
      </w:r>
    </w:p>
    <w:p w14:paraId="007D91C8" w14:textId="77777777" w:rsidR="00AF0658" w:rsidRDefault="0019677B">
      <w:pPr>
        <w:widowControl w:val="0"/>
        <w:spacing w:after="240"/>
        <w:jc w:val="both"/>
      </w:pPr>
      <w:r>
        <w:rPr>
          <w:rFonts w:ascii="Times New Roman" w:hAnsi="Times New Roman" w:cs="Times"/>
          <w:lang w:val="en-US"/>
        </w:rPr>
        <w:t xml:space="preserve">We </w:t>
      </w:r>
      <w:r>
        <w:rPr>
          <w:rFonts w:ascii="Times New Roman" w:hAnsi="Times New Roman" w:cs="Times"/>
          <w:lang w:val="en-US"/>
        </w:rPr>
        <w:t>believe it is the right timing for such a workshop. There have recently been many advances in mathematical approaches for studying coevolution (</w:t>
      </w:r>
      <w:proofErr w:type="spellStart"/>
      <w:r>
        <w:rPr>
          <w:rFonts w:ascii="Times New Roman" w:hAnsi="Times New Roman" w:cs="Times"/>
          <w:bCs/>
          <w:lang w:val="en-US"/>
        </w:rPr>
        <w:t>Althoff</w:t>
      </w:r>
      <w:proofErr w:type="spellEnd"/>
      <w:r>
        <w:rPr>
          <w:rFonts w:ascii="Times New Roman" w:hAnsi="Times New Roman" w:cs="Times"/>
          <w:bCs/>
          <w:lang w:val="en-US"/>
        </w:rPr>
        <w:t xml:space="preserve"> et al., 2014, </w:t>
      </w:r>
      <w:proofErr w:type="spellStart"/>
      <w:r>
        <w:rPr>
          <w:rFonts w:ascii="Times New Roman" w:hAnsi="Times New Roman" w:cs="Times"/>
          <w:lang w:val="en-US"/>
        </w:rPr>
        <w:t>Hembry</w:t>
      </w:r>
      <w:proofErr w:type="spellEnd"/>
      <w:r>
        <w:rPr>
          <w:rFonts w:ascii="Times New Roman" w:hAnsi="Times New Roman" w:cs="Times"/>
          <w:lang w:val="en-US"/>
        </w:rPr>
        <w:t xml:space="preserve"> et al., 2014, </w:t>
      </w:r>
      <w:proofErr w:type="spellStart"/>
      <w:r>
        <w:rPr>
          <w:rFonts w:ascii="Times New Roman" w:hAnsi="Times New Roman" w:cs="Times"/>
          <w:bCs/>
          <w:lang w:val="en-GB"/>
        </w:rPr>
        <w:t>Doebeli</w:t>
      </w:r>
      <w:proofErr w:type="spellEnd"/>
      <w:r>
        <w:rPr>
          <w:rFonts w:ascii="Times New Roman" w:hAnsi="Times New Roman" w:cs="Times"/>
          <w:bCs/>
          <w:lang w:val="en-GB"/>
        </w:rPr>
        <w:t xml:space="preserve"> and </w:t>
      </w:r>
      <w:proofErr w:type="spellStart"/>
      <w:r>
        <w:rPr>
          <w:rFonts w:ascii="Times New Roman" w:hAnsi="Times New Roman" w:cs="Times"/>
          <w:bCs/>
          <w:lang w:val="en-GB"/>
        </w:rPr>
        <w:t>Ispolatov</w:t>
      </w:r>
      <w:proofErr w:type="spellEnd"/>
      <w:r>
        <w:rPr>
          <w:rFonts w:ascii="Times New Roman" w:hAnsi="Times New Roman" w:cs="Times"/>
          <w:bCs/>
          <w:lang w:val="en-GB"/>
        </w:rPr>
        <w:t>, 2017</w:t>
      </w:r>
      <w:r>
        <w:rPr>
          <w:rFonts w:ascii="Times New Roman" w:hAnsi="Times New Roman" w:cs="Times"/>
          <w:lang w:val="en-US"/>
        </w:rPr>
        <w:t>). However, most of these approaches are i</w:t>
      </w:r>
      <w:r>
        <w:rPr>
          <w:rFonts w:ascii="Times New Roman" w:hAnsi="Times New Roman" w:cs="Times"/>
          <w:lang w:val="en-US"/>
        </w:rPr>
        <w:t>ndirectly connected to biodiversity dynamics and meta-ecosystems functioning, assuming that species coevolve in isolated communities. This assumption, which is more associated to mathematical convenience than to biological and natural history knowledge, li</w:t>
      </w:r>
      <w:r>
        <w:rPr>
          <w:rFonts w:ascii="Times New Roman" w:hAnsi="Times New Roman" w:cs="Times"/>
          <w:lang w:val="en-US"/>
        </w:rPr>
        <w:t xml:space="preserve">mits our understanding of the </w:t>
      </w:r>
      <w:r>
        <w:rPr>
          <w:rFonts w:ascii="Times New Roman" w:hAnsi="Times New Roman" w:cs="Times"/>
          <w:lang w:val="en-GB"/>
        </w:rPr>
        <w:t xml:space="preserve">relationships among coevolution, biodiversity dynamics and ecosystem function across </w:t>
      </w:r>
      <w:proofErr w:type="spellStart"/>
      <w:r>
        <w:rPr>
          <w:rFonts w:ascii="Times New Roman" w:hAnsi="Times New Roman" w:cs="Times"/>
          <w:lang w:val="en-GB"/>
        </w:rPr>
        <w:t>spatio</w:t>
      </w:r>
      <w:proofErr w:type="spellEnd"/>
      <w:r>
        <w:rPr>
          <w:rFonts w:ascii="Times New Roman" w:hAnsi="Times New Roman" w:cs="Times"/>
          <w:lang w:val="en-GB"/>
        </w:rPr>
        <w:t>-temporal scales in species-rich interacting systems</w:t>
      </w:r>
      <w:r>
        <w:rPr>
          <w:rFonts w:ascii="Times New Roman" w:hAnsi="Times New Roman" w:cs="Times"/>
          <w:lang w:val="de-CH"/>
        </w:rPr>
        <w:t>.</w:t>
      </w:r>
    </w:p>
    <w:p w14:paraId="6C4E4520" w14:textId="77777777" w:rsidR="00AF0658" w:rsidRDefault="0019677B">
      <w:pPr>
        <w:widowControl w:val="0"/>
        <w:spacing w:after="240"/>
        <w:jc w:val="both"/>
      </w:pPr>
      <w:r>
        <w:rPr>
          <w:rFonts w:ascii="Times New Roman" w:hAnsi="Times New Roman" w:cs="Times"/>
          <w:lang w:val="en-US"/>
        </w:rPr>
        <w:t>During the workshop and research visit we will combine methods and models to merg</w:t>
      </w:r>
      <w:r>
        <w:rPr>
          <w:rFonts w:ascii="Times New Roman" w:hAnsi="Times New Roman" w:cs="Times"/>
          <w:lang w:val="en-US"/>
        </w:rPr>
        <w:t>e co-evolving trait distributions and species interactions in meta-ecosystems (</w:t>
      </w:r>
      <w:r>
        <w:rPr>
          <w:rFonts w:ascii="Times New Roman" w:hAnsi="Times New Roman" w:cs="Times"/>
          <w:lang w:val="en-GB"/>
        </w:rPr>
        <w:t xml:space="preserve">Gravel et al., 2016, </w:t>
      </w:r>
      <w:r>
        <w:rPr>
          <w:rFonts w:ascii="Times New Roman" w:hAnsi="Times New Roman" w:cs="Times"/>
          <w:bCs/>
          <w:lang w:val="en-GB"/>
        </w:rPr>
        <w:t xml:space="preserve">DeLong and </w:t>
      </w:r>
      <w:proofErr w:type="spellStart"/>
      <w:r>
        <w:rPr>
          <w:rFonts w:ascii="Times New Roman" w:hAnsi="Times New Roman" w:cs="Times"/>
          <w:bCs/>
          <w:lang w:val="en-GB"/>
        </w:rPr>
        <w:t>Gibert</w:t>
      </w:r>
      <w:proofErr w:type="spellEnd"/>
      <w:r>
        <w:rPr>
          <w:rFonts w:ascii="Times New Roman" w:hAnsi="Times New Roman" w:cs="Times"/>
          <w:bCs/>
          <w:lang w:val="en-GB"/>
        </w:rPr>
        <w:t xml:space="preserve">, 2016, </w:t>
      </w:r>
      <w:proofErr w:type="spellStart"/>
      <w:r>
        <w:rPr>
          <w:rFonts w:ascii="Times New Roman" w:hAnsi="Times New Roman" w:cs="Times"/>
          <w:bCs/>
          <w:lang w:val="en-GB"/>
        </w:rPr>
        <w:t>Massol</w:t>
      </w:r>
      <w:proofErr w:type="spellEnd"/>
      <w:r>
        <w:rPr>
          <w:rFonts w:ascii="Times New Roman" w:hAnsi="Times New Roman" w:cs="Times"/>
          <w:bCs/>
          <w:lang w:val="en-GB"/>
        </w:rPr>
        <w:t xml:space="preserve"> et al., 2017, </w:t>
      </w:r>
      <w:proofErr w:type="spellStart"/>
      <w:r>
        <w:rPr>
          <w:rFonts w:ascii="Times New Roman" w:hAnsi="Times New Roman" w:cs="Times"/>
          <w:lang w:val="en-US"/>
        </w:rPr>
        <w:t>Andreazzi</w:t>
      </w:r>
      <w:proofErr w:type="spellEnd"/>
      <w:r>
        <w:rPr>
          <w:rFonts w:ascii="Times New Roman" w:hAnsi="Times New Roman" w:cs="Times"/>
          <w:lang w:val="en-US"/>
        </w:rPr>
        <w:t xml:space="preserve"> et al., 2018, </w:t>
      </w:r>
      <w:proofErr w:type="spellStart"/>
      <w:r>
        <w:rPr>
          <w:rFonts w:ascii="Times New Roman" w:hAnsi="Times New Roman" w:cs="Times"/>
          <w:lang w:val="en-US"/>
        </w:rPr>
        <w:t>Melián</w:t>
      </w:r>
      <w:proofErr w:type="spellEnd"/>
      <w:r>
        <w:rPr>
          <w:rFonts w:ascii="Times New Roman" w:hAnsi="Times New Roman" w:cs="Times"/>
          <w:lang w:val="en-US"/>
        </w:rPr>
        <w:t xml:space="preserve"> et al., 2018). Such approaches will consider </w:t>
      </w:r>
      <w:r>
        <w:rPr>
          <w:rFonts w:ascii="Times New Roman" w:hAnsi="Times New Roman" w:cs="Times"/>
          <w:lang w:val="en-GB"/>
        </w:rPr>
        <w:t>spatially variable biotic selectio</w:t>
      </w:r>
      <w:r>
        <w:rPr>
          <w:rFonts w:ascii="Times New Roman" w:hAnsi="Times New Roman" w:cs="Times"/>
          <w:lang w:val="en-GB"/>
        </w:rPr>
        <w:t>n and individual migration among heterogeneous patches to generate complex selection mosaics, leading to spatial variation in species traits, and therefore to predictions of the structure of ecological networks in meta-ecosystems</w:t>
      </w:r>
      <w:r>
        <w:rPr>
          <w:rFonts w:ascii="Times New Roman" w:hAnsi="Times New Roman" w:cs="Times"/>
          <w:lang w:val="en-US"/>
        </w:rPr>
        <w:t>. Therefore, we will seek t</w:t>
      </w:r>
      <w:r>
        <w:rPr>
          <w:rFonts w:ascii="Times New Roman" w:hAnsi="Times New Roman" w:cs="Times"/>
          <w:lang w:val="en-US"/>
        </w:rPr>
        <w:t xml:space="preserve">o join </w:t>
      </w:r>
      <w:proofErr w:type="spellStart"/>
      <w:r>
        <w:rPr>
          <w:rFonts w:ascii="Times New Roman" w:hAnsi="Times New Roman" w:cs="Times"/>
          <w:lang w:val="en-US"/>
        </w:rPr>
        <w:t>coevolutionary</w:t>
      </w:r>
      <w:proofErr w:type="spellEnd"/>
      <w:r>
        <w:rPr>
          <w:rFonts w:ascii="Times New Roman" w:hAnsi="Times New Roman" w:cs="Times"/>
          <w:lang w:val="en-US"/>
        </w:rPr>
        <w:t xml:space="preserve"> dynamics, meta-ecosystems and interaction networks, by synthesizing spatial and trait-interaction data in species-rich ecosystems to contribute to the understanding of coevolution</w:t>
      </w:r>
      <w:r>
        <w:rPr>
          <w:rFonts w:ascii="Times New Roman" w:hAnsi="Times New Roman" w:cs="Times"/>
          <w:lang w:val="en-GB"/>
        </w:rPr>
        <w:t xml:space="preserve"> and ecosystem function in species- and interaction-ric</w:t>
      </w:r>
      <w:r>
        <w:rPr>
          <w:rFonts w:ascii="Times New Roman" w:hAnsi="Times New Roman" w:cs="Times"/>
          <w:lang w:val="en-GB"/>
        </w:rPr>
        <w:t>h networks at different spatial scales</w:t>
      </w:r>
      <w:r>
        <w:rPr>
          <w:rFonts w:ascii="Times New Roman" w:hAnsi="Times New Roman" w:cs="Times"/>
          <w:lang w:val="en-US"/>
        </w:rPr>
        <w:t xml:space="preserve">. </w:t>
      </w:r>
    </w:p>
    <w:p w14:paraId="11BEC18F" w14:textId="77777777" w:rsidR="00AF0658" w:rsidRDefault="0019677B">
      <w:pPr>
        <w:widowControl w:val="0"/>
        <w:spacing w:after="240"/>
      </w:pPr>
      <w:r>
        <w:rPr>
          <w:rFonts w:ascii="Times New Roman" w:hAnsi="Times New Roman" w:cs="Times"/>
          <w:b/>
          <w:bCs/>
          <w:lang w:val="en-US"/>
        </w:rPr>
        <w:t>1.2 Scientific aims and methods of the workshop</w:t>
      </w:r>
    </w:p>
    <w:p w14:paraId="5E143D60" w14:textId="49ACD1B1" w:rsidR="00AF0658" w:rsidRDefault="0019677B">
      <w:pPr>
        <w:widowControl w:val="0"/>
        <w:spacing w:after="240"/>
        <w:jc w:val="both"/>
      </w:pPr>
      <w:r>
        <w:rPr>
          <w:rFonts w:ascii="Times New Roman" w:hAnsi="Times New Roman" w:cs="Times"/>
          <w:lang w:val="en-US"/>
        </w:rPr>
        <w:t>We will focus on implementing analytic tools and testing them with empirical patterns from data sets containing many species, sites and traits (</w:t>
      </w:r>
      <w:proofErr w:type="spellStart"/>
      <w:r>
        <w:rPr>
          <w:rStyle w:val="Quotation"/>
          <w:rFonts w:ascii="Times New Roman" w:eastAsia="Times New Roman" w:hAnsi="Times New Roman" w:cs="Times"/>
          <w:bCs/>
          <w:i w:val="0"/>
          <w:lang w:val="en-US"/>
        </w:rPr>
        <w:t>Heleno</w:t>
      </w:r>
      <w:proofErr w:type="spellEnd"/>
      <w:r>
        <w:rPr>
          <w:rStyle w:val="Quotation"/>
          <w:rFonts w:ascii="Times New Roman" w:eastAsia="Times New Roman" w:hAnsi="Times New Roman" w:cs="Times"/>
          <w:bCs/>
          <w:i w:val="0"/>
          <w:lang w:val="en-US"/>
        </w:rPr>
        <w:t xml:space="preserve"> et al., 2012, </w:t>
      </w:r>
      <w:ins w:id="6" w:author="Matías Arim" w:date="2018-05-29T08:37:00Z">
        <w:r w:rsidR="00944E66">
          <w:rPr>
            <w:rStyle w:val="Quotation"/>
            <w:rFonts w:ascii="Times New Roman" w:eastAsia="Times New Roman" w:hAnsi="Times New Roman" w:cs="Times"/>
            <w:bCs/>
            <w:i w:val="0"/>
            <w:lang w:val="en-US"/>
          </w:rPr>
          <w:t xml:space="preserve">Warton et al. 2015; </w:t>
        </w:r>
      </w:ins>
      <w:proofErr w:type="spellStart"/>
      <w:r>
        <w:rPr>
          <w:rStyle w:val="Quotation"/>
          <w:rFonts w:ascii="Times New Roman" w:eastAsia="Times New Roman" w:hAnsi="Times New Roman" w:cs="Times"/>
          <w:bCs/>
          <w:i w:val="0"/>
          <w:lang w:val="en-US"/>
        </w:rPr>
        <w:t>Aizen</w:t>
      </w:r>
      <w:proofErr w:type="spellEnd"/>
      <w:r>
        <w:rPr>
          <w:rStyle w:val="Quotation"/>
          <w:rFonts w:ascii="Times New Roman" w:eastAsia="Times New Roman" w:hAnsi="Times New Roman" w:cs="Times"/>
          <w:bCs/>
          <w:i w:val="0"/>
          <w:lang w:val="en-US"/>
        </w:rPr>
        <w:t xml:space="preserve"> et al., 2016, </w:t>
      </w:r>
      <w:bookmarkStart w:id="7" w:name="__DdeLink__3612_1612133363"/>
      <w:proofErr w:type="spellStart"/>
      <w:r>
        <w:rPr>
          <w:rFonts w:ascii="Times New Roman" w:hAnsi="Times New Roman" w:cs="Times"/>
          <w:lang w:val="en-US"/>
        </w:rPr>
        <w:t>Frickel</w:t>
      </w:r>
      <w:proofErr w:type="spellEnd"/>
      <w:r>
        <w:rPr>
          <w:rFonts w:ascii="Times New Roman" w:hAnsi="Times New Roman" w:cs="Times"/>
          <w:lang w:val="en-US"/>
        </w:rPr>
        <w:t xml:space="preserve"> et al., 2016</w:t>
      </w:r>
      <w:bookmarkEnd w:id="7"/>
      <w:r>
        <w:rPr>
          <w:rFonts w:ascii="Times New Roman" w:hAnsi="Times New Roman" w:cs="Times"/>
          <w:lang w:val="en-US"/>
        </w:rPr>
        <w:t xml:space="preserve">, </w:t>
      </w:r>
      <w:r>
        <w:rPr>
          <w:rStyle w:val="Quotation"/>
          <w:rFonts w:ascii="Times New Roman" w:eastAsia="Times New Roman" w:hAnsi="Times New Roman" w:cs="Times"/>
          <w:bCs/>
          <w:i w:val="0"/>
          <w:lang w:val="en-US"/>
        </w:rPr>
        <w:t>Weinstein and Graham, 2017</w:t>
      </w:r>
      <w:r>
        <w:rPr>
          <w:rFonts w:ascii="Times New Roman" w:hAnsi="Times New Roman" w:cs="Times"/>
          <w:lang w:val="en-US"/>
        </w:rPr>
        <w:t>) (Table 1). We propose bringing together biologists skilled in theoretical ecology, evolutionary biology, and community ecology. We will focus on the following two qu</w:t>
      </w:r>
      <w:r>
        <w:rPr>
          <w:rFonts w:ascii="Times New Roman" w:hAnsi="Times New Roman" w:cs="Times"/>
          <w:lang w:val="en-US"/>
        </w:rPr>
        <w:t xml:space="preserve">estions about co-evolution in meta-ecosystems. </w:t>
      </w:r>
    </w:p>
    <w:p w14:paraId="49836F14" w14:textId="77777777" w:rsidR="00AF0658" w:rsidRDefault="0019677B">
      <w:pPr>
        <w:widowControl w:val="0"/>
        <w:spacing w:after="240"/>
      </w:pPr>
      <w:r>
        <w:rPr>
          <w:rFonts w:ascii="Times New Roman" w:hAnsi="Times New Roman" w:cs="Times"/>
          <w:i/>
          <w:iCs/>
          <w:lang w:val="en-US"/>
        </w:rPr>
        <w:t xml:space="preserve">Question 1: </w:t>
      </w:r>
      <w:r>
        <w:rPr>
          <w:rFonts w:ascii="Times New Roman" w:hAnsi="Times New Roman" w:cs="Times"/>
          <w:i/>
          <w:iCs/>
          <w:lang w:val="en-GB"/>
        </w:rPr>
        <w:t xml:space="preserve">How does reciprocal trait change influence biodiversity dynamics, species extinctions and ecosystem function in species-rich meta-ecosystems? </w:t>
      </w:r>
    </w:p>
    <w:p w14:paraId="52493EFC" w14:textId="77C17E9D" w:rsidR="00AF0658" w:rsidRDefault="0019677B">
      <w:pPr>
        <w:widowControl w:val="0"/>
        <w:spacing w:after="240"/>
        <w:jc w:val="both"/>
      </w:pPr>
      <w:r>
        <w:rPr>
          <w:rFonts w:ascii="Times New Roman" w:hAnsi="Times New Roman" w:cs="Times"/>
          <w:lang w:val="en-GB"/>
        </w:rPr>
        <w:lastRenderedPageBreak/>
        <w:t xml:space="preserve">We aim to integrate the effects of ecological, </w:t>
      </w:r>
      <w:proofErr w:type="spellStart"/>
      <w:r>
        <w:rPr>
          <w:rFonts w:ascii="Times New Roman" w:hAnsi="Times New Roman" w:cs="Times"/>
          <w:lang w:val="en-GB"/>
        </w:rPr>
        <w:t>coevol</w:t>
      </w:r>
      <w:r>
        <w:rPr>
          <w:rFonts w:ascii="Times New Roman" w:hAnsi="Times New Roman" w:cs="Times"/>
          <w:lang w:val="en-GB"/>
        </w:rPr>
        <w:t>utionary</w:t>
      </w:r>
      <w:proofErr w:type="spellEnd"/>
      <w:r>
        <w:rPr>
          <w:rFonts w:ascii="Times New Roman" w:hAnsi="Times New Roman" w:cs="Times"/>
          <w:lang w:val="en-GB"/>
        </w:rPr>
        <w:t xml:space="preserve">, and migration dynamics in shaping biodiversity in meta-ecosystems. We will merge the meta-ecosystem perspective (Gravel et al., 2016, </w:t>
      </w:r>
      <w:proofErr w:type="spellStart"/>
      <w:r>
        <w:rPr>
          <w:rFonts w:ascii="Times New Roman" w:hAnsi="Times New Roman" w:cs="Times"/>
          <w:lang w:val="en-GB"/>
        </w:rPr>
        <w:t>Massol</w:t>
      </w:r>
      <w:proofErr w:type="spellEnd"/>
      <w:r>
        <w:rPr>
          <w:rFonts w:ascii="Times New Roman" w:hAnsi="Times New Roman" w:cs="Times"/>
          <w:lang w:val="en-GB"/>
        </w:rPr>
        <w:t xml:space="preserve"> et al., 2017, </w:t>
      </w:r>
      <w:proofErr w:type="spellStart"/>
      <w:r>
        <w:rPr>
          <w:rFonts w:ascii="Times New Roman" w:hAnsi="Times New Roman" w:cs="Times"/>
          <w:lang w:val="en-GB"/>
        </w:rPr>
        <w:t>Melián</w:t>
      </w:r>
      <w:proofErr w:type="spellEnd"/>
      <w:r>
        <w:rPr>
          <w:rFonts w:ascii="Times New Roman" w:hAnsi="Times New Roman" w:cs="Times"/>
          <w:lang w:val="en-GB"/>
        </w:rPr>
        <w:t xml:space="preserve"> et al., 2018) into existing models of </w:t>
      </w:r>
      <w:proofErr w:type="spellStart"/>
      <w:r>
        <w:rPr>
          <w:rFonts w:ascii="Times New Roman" w:hAnsi="Times New Roman" w:cs="Times"/>
          <w:lang w:val="en-GB"/>
        </w:rPr>
        <w:t>coevolutionary</w:t>
      </w:r>
      <w:proofErr w:type="spellEnd"/>
      <w:r>
        <w:rPr>
          <w:rFonts w:ascii="Times New Roman" w:hAnsi="Times New Roman" w:cs="Times"/>
          <w:lang w:val="en-GB"/>
        </w:rPr>
        <w:t xml:space="preserve"> interaction networks (</w:t>
      </w:r>
      <w:proofErr w:type="spellStart"/>
      <w:r>
        <w:rPr>
          <w:rFonts w:ascii="Times New Roman" w:hAnsi="Times New Roman" w:cs="Times"/>
          <w:lang w:val="en-GB"/>
        </w:rPr>
        <w:t>Guimarães</w:t>
      </w:r>
      <w:proofErr w:type="spellEnd"/>
      <w:r>
        <w:rPr>
          <w:rFonts w:ascii="Times New Roman" w:hAnsi="Times New Roman" w:cs="Times"/>
          <w:lang w:val="en-GB"/>
        </w:rPr>
        <w:t xml:space="preserve"> et al., 2011, </w:t>
      </w:r>
      <w:proofErr w:type="spellStart"/>
      <w:r>
        <w:rPr>
          <w:rFonts w:ascii="Times New Roman" w:hAnsi="Times New Roman" w:cs="Times"/>
          <w:lang w:val="en-GB"/>
        </w:rPr>
        <w:t>Andreazzi</w:t>
      </w:r>
      <w:proofErr w:type="spellEnd"/>
      <w:r>
        <w:rPr>
          <w:rFonts w:ascii="Times New Roman" w:hAnsi="Times New Roman" w:cs="Times"/>
          <w:lang w:val="en-GB"/>
        </w:rPr>
        <w:t xml:space="preserve"> et al., 2017)</w:t>
      </w:r>
      <w:ins w:id="8" w:author="Matías Arim" w:date="2018-05-29T08:40:00Z">
        <w:r w:rsidR="00581398">
          <w:rPr>
            <w:rFonts w:ascii="Times New Roman" w:hAnsi="Times New Roman" w:cs="Times"/>
            <w:lang w:val="en-GB"/>
          </w:rPr>
          <w:t xml:space="preserve"> and community assembly by trait selection (</w:t>
        </w:r>
      </w:ins>
      <w:ins w:id="9" w:author="Matías Arim" w:date="2018-05-29T08:41:00Z">
        <w:r w:rsidR="00581398">
          <w:rPr>
            <w:rFonts w:ascii="Times New Roman" w:hAnsi="Times New Roman" w:cs="Times"/>
            <w:lang w:val="en-GB"/>
          </w:rPr>
          <w:t>Shipley et al., 2006, Shipley 2010, Warton et al. 2015</w:t>
        </w:r>
      </w:ins>
      <w:ins w:id="10" w:author="Matías Arim" w:date="2018-05-29T08:40:00Z">
        <w:r w:rsidR="00581398">
          <w:rPr>
            <w:rFonts w:ascii="Times New Roman" w:hAnsi="Times New Roman" w:cs="Times"/>
            <w:lang w:val="en-GB"/>
          </w:rPr>
          <w:t>)</w:t>
        </w:r>
      </w:ins>
      <w:r>
        <w:rPr>
          <w:rFonts w:ascii="Times New Roman" w:hAnsi="Times New Roman" w:cs="Times"/>
          <w:lang w:val="en-GB"/>
        </w:rPr>
        <w:t xml:space="preserve">. We will implement scenarios to predict biodiversity distribution across space and time under different functional interactions </w:t>
      </w:r>
      <w:r>
        <w:rPr>
          <w:rFonts w:ascii="Times New Roman" w:hAnsi="Times New Roman" w:cs="Times"/>
          <w:iCs/>
          <w:lang w:val="en-GB"/>
        </w:rPr>
        <w:t>(</w:t>
      </w:r>
      <w:r>
        <w:rPr>
          <w:rFonts w:ascii="Times New Roman" w:hAnsi="Times New Roman" w:cs="Times"/>
          <w:i/>
          <w:iCs/>
          <w:lang w:val="en-GB"/>
        </w:rPr>
        <w:t>i.e., trait matching and exploitation barriers</w:t>
      </w:r>
      <w:r>
        <w:rPr>
          <w:rFonts w:ascii="Times New Roman" w:hAnsi="Times New Roman" w:cs="Times"/>
          <w:iCs/>
          <w:lang w:val="en-GB"/>
        </w:rPr>
        <w:t>)</w:t>
      </w:r>
      <w:r>
        <w:rPr>
          <w:rFonts w:ascii="Times New Roman" w:hAnsi="Times New Roman" w:cs="Times"/>
          <w:i/>
          <w:iCs/>
          <w:lang w:val="en-GB"/>
        </w:rPr>
        <w:t xml:space="preserve"> </w:t>
      </w:r>
      <w:r>
        <w:rPr>
          <w:rFonts w:ascii="Times New Roman" w:hAnsi="Times New Roman" w:cs="Times"/>
          <w:lang w:val="en-GB"/>
        </w:rPr>
        <w:t>assuming weak and strong reciprocal sele</w:t>
      </w:r>
      <w:r>
        <w:rPr>
          <w:rFonts w:ascii="Times New Roman" w:hAnsi="Times New Roman" w:cs="Times"/>
          <w:lang w:val="en-GB"/>
        </w:rPr>
        <w:t xml:space="preserve">ction </w:t>
      </w:r>
      <w:del w:id="11" w:author="Matías Arim" w:date="2018-05-28T16:17:00Z">
        <w:r w:rsidDel="00F028F8">
          <w:rPr>
            <w:rFonts w:ascii="Times New Roman" w:hAnsi="Times New Roman" w:cs="Times"/>
            <w:lang w:val="en-GB"/>
          </w:rPr>
          <w:delText>strengh</w:delText>
        </w:r>
      </w:del>
      <w:ins w:id="12" w:author="Matías Arim" w:date="2018-05-28T16:17:00Z">
        <w:r w:rsidR="00F028F8">
          <w:rPr>
            <w:rFonts w:ascii="Times New Roman" w:hAnsi="Times New Roman" w:cs="Times"/>
            <w:lang w:val="en-GB"/>
          </w:rPr>
          <w:t>streng</w:t>
        </w:r>
      </w:ins>
      <w:r>
        <w:rPr>
          <w:rFonts w:ascii="Times New Roman" w:hAnsi="Times New Roman" w:cs="Times"/>
          <w:lang w:val="en-GB"/>
        </w:rPr>
        <w:t>t</w:t>
      </w:r>
      <w:ins w:id="13" w:author="Matías Arim" w:date="2018-05-28T16:17:00Z">
        <w:r w:rsidR="00F028F8">
          <w:rPr>
            <w:rFonts w:ascii="Times New Roman" w:hAnsi="Times New Roman" w:cs="Times"/>
            <w:lang w:val="en-GB"/>
          </w:rPr>
          <w:t>h</w:t>
        </w:r>
      </w:ins>
      <w:r>
        <w:rPr>
          <w:rFonts w:ascii="Times New Roman" w:hAnsi="Times New Roman" w:cs="Times"/>
          <w:lang w:val="en-GB"/>
        </w:rPr>
        <w:t xml:space="preserve">s. </w:t>
      </w:r>
      <w:ins w:id="14" w:author="Matías Arim" w:date="2018-05-29T08:45:00Z">
        <w:r w:rsidR="00BB10A2">
          <w:rPr>
            <w:rFonts w:ascii="Times New Roman" w:hAnsi="Times New Roman" w:cs="Times"/>
            <w:lang w:val="en-GB"/>
          </w:rPr>
          <w:t>In this sense, the interaction between the isolation of local communities, the metacommunity network structure, and the intra and interspecific traits distribution will be analysed from a theoretical and empirical perspective (</w:t>
        </w:r>
      </w:ins>
      <w:ins w:id="15" w:author="Matías Arim" w:date="2018-05-29T09:24:00Z">
        <w:r w:rsidR="00317496">
          <w:rPr>
            <w:rFonts w:ascii="Times New Roman" w:hAnsi="Times New Roman" w:cs="Times"/>
            <w:lang w:val="en-GB"/>
          </w:rPr>
          <w:t xml:space="preserve">Shipley et </w:t>
        </w:r>
      </w:ins>
      <w:ins w:id="16" w:author="Matías Arim" w:date="2018-05-29T09:25:00Z">
        <w:r w:rsidR="00317496">
          <w:rPr>
            <w:rFonts w:ascii="Times New Roman" w:hAnsi="Times New Roman" w:cs="Times"/>
            <w:lang w:val="en-GB"/>
          </w:rPr>
          <w:t>a</w:t>
        </w:r>
      </w:ins>
      <w:ins w:id="17" w:author="Matías Arim" w:date="2018-05-29T09:24:00Z">
        <w:r w:rsidR="00317496">
          <w:rPr>
            <w:rFonts w:ascii="Times New Roman" w:hAnsi="Times New Roman" w:cs="Times"/>
            <w:lang w:val="en-GB"/>
          </w:rPr>
          <w:t xml:space="preserve">l. 2010, </w:t>
        </w:r>
      </w:ins>
      <w:ins w:id="18" w:author="Matías Arim" w:date="2018-05-29T08:45:00Z">
        <w:r w:rsidR="00BB10A2">
          <w:rPr>
            <w:rFonts w:ascii="Times New Roman" w:hAnsi="Times New Roman" w:cs="Times"/>
            <w:lang w:val="en-GB"/>
          </w:rPr>
          <w:t>Borthagaray et al</w:t>
        </w:r>
      </w:ins>
      <w:ins w:id="19" w:author="Matías Arim" w:date="2018-05-29T09:24:00Z">
        <w:r w:rsidR="00317496">
          <w:rPr>
            <w:rFonts w:ascii="Times New Roman" w:hAnsi="Times New Roman" w:cs="Times"/>
            <w:lang w:val="en-GB"/>
          </w:rPr>
          <w:t>.,</w:t>
        </w:r>
      </w:ins>
      <w:ins w:id="20" w:author="Matías Arim" w:date="2018-05-29T08:45:00Z">
        <w:r w:rsidR="00BB10A2">
          <w:rPr>
            <w:rFonts w:ascii="Times New Roman" w:hAnsi="Times New Roman" w:cs="Times"/>
            <w:lang w:val="en-GB"/>
          </w:rPr>
          <w:t xml:space="preserve"> 2014, 2015</w:t>
        </w:r>
        <w:proofErr w:type="gramStart"/>
        <w:r w:rsidR="00BB10A2">
          <w:rPr>
            <w:rFonts w:ascii="Times New Roman" w:hAnsi="Times New Roman" w:cs="Times"/>
            <w:lang w:val="en-GB"/>
          </w:rPr>
          <w:t>a,b</w:t>
        </w:r>
        <w:proofErr w:type="gramEnd"/>
        <w:r w:rsidR="00BB10A2">
          <w:rPr>
            <w:rFonts w:ascii="Times New Roman" w:hAnsi="Times New Roman" w:cs="Times"/>
            <w:lang w:val="en-GB"/>
          </w:rPr>
          <w:t>).</w:t>
        </w:r>
        <w:r w:rsidR="00BB10A2">
          <w:rPr>
            <w:rFonts w:ascii="Times New Roman" w:hAnsi="Times New Roman" w:cs="Times"/>
            <w:lang w:val="en-GB"/>
          </w:rPr>
          <w:t xml:space="preserve"> </w:t>
        </w:r>
      </w:ins>
      <w:r>
        <w:rPr>
          <w:rFonts w:ascii="Times New Roman" w:hAnsi="Times New Roman" w:cs="Times"/>
          <w:lang w:val="en-GB"/>
        </w:rPr>
        <w:t xml:space="preserve">Metacommunity and meta-ecosystem theory approaches will complement the functional scenarios to understand how spatial processes governed by dispersal (i.e. mass effect) or niche width (i.e. species sorting, patch dynamics) can alter the </w:t>
      </w:r>
      <w:proofErr w:type="spellStart"/>
      <w:r>
        <w:rPr>
          <w:rFonts w:ascii="Times New Roman" w:hAnsi="Times New Roman" w:cs="Times"/>
          <w:lang w:val="en-GB"/>
        </w:rPr>
        <w:t>co</w:t>
      </w:r>
      <w:r>
        <w:rPr>
          <w:rFonts w:ascii="Times New Roman" w:hAnsi="Times New Roman" w:cs="Times"/>
          <w:lang w:val="en-GB"/>
        </w:rPr>
        <w:t>evolutionary</w:t>
      </w:r>
      <w:proofErr w:type="spellEnd"/>
      <w:r>
        <w:rPr>
          <w:rFonts w:ascii="Times New Roman" w:hAnsi="Times New Roman" w:cs="Times"/>
          <w:lang w:val="en-GB"/>
        </w:rPr>
        <w:t xml:space="preserve"> dynamics within communities by contributing to species trait variation and network structure and stability, and thus ecosystem functioning (</w:t>
      </w:r>
      <w:proofErr w:type="spellStart"/>
      <w:r>
        <w:rPr>
          <w:rFonts w:ascii="Times New Roman" w:hAnsi="Times New Roman" w:cs="Times"/>
          <w:lang w:val="en-GB"/>
        </w:rPr>
        <w:t>Mouquet</w:t>
      </w:r>
      <w:proofErr w:type="spellEnd"/>
      <w:r>
        <w:rPr>
          <w:rFonts w:ascii="Times New Roman" w:hAnsi="Times New Roman" w:cs="Times"/>
          <w:lang w:val="en-GB"/>
        </w:rPr>
        <w:t xml:space="preserve"> and </w:t>
      </w:r>
      <w:proofErr w:type="spellStart"/>
      <w:r>
        <w:rPr>
          <w:rFonts w:ascii="Times New Roman" w:hAnsi="Times New Roman" w:cs="Times"/>
          <w:lang w:val="en-GB"/>
        </w:rPr>
        <w:t>Loreau</w:t>
      </w:r>
      <w:proofErr w:type="spellEnd"/>
      <w:r>
        <w:rPr>
          <w:rFonts w:ascii="Times New Roman" w:hAnsi="Times New Roman" w:cs="Times"/>
          <w:lang w:val="en-GB"/>
        </w:rPr>
        <w:t xml:space="preserve">, 2003, </w:t>
      </w:r>
      <w:proofErr w:type="spellStart"/>
      <w:r>
        <w:rPr>
          <w:rFonts w:ascii="Times New Roman" w:hAnsi="Times New Roman" w:cs="Times"/>
          <w:lang w:val="en-GB"/>
        </w:rPr>
        <w:t>Leibold</w:t>
      </w:r>
      <w:proofErr w:type="spellEnd"/>
      <w:r>
        <w:rPr>
          <w:rFonts w:ascii="Times New Roman" w:hAnsi="Times New Roman" w:cs="Times"/>
          <w:lang w:val="en-GB"/>
        </w:rPr>
        <w:t xml:space="preserve"> et al., 2004, Logue et al., 2011, </w:t>
      </w:r>
      <w:proofErr w:type="spellStart"/>
      <w:r>
        <w:rPr>
          <w:rFonts w:ascii="Times New Roman" w:hAnsi="Times New Roman" w:cs="Times"/>
          <w:lang w:val="en-GB"/>
        </w:rPr>
        <w:t>Winegardner</w:t>
      </w:r>
      <w:proofErr w:type="spellEnd"/>
      <w:r>
        <w:rPr>
          <w:rFonts w:ascii="Times New Roman" w:hAnsi="Times New Roman" w:cs="Times"/>
          <w:lang w:val="en-GB"/>
        </w:rPr>
        <w:t xml:space="preserve"> et al., 2012, Borthagar</w:t>
      </w:r>
      <w:r>
        <w:rPr>
          <w:rFonts w:ascii="Times New Roman" w:hAnsi="Times New Roman" w:cs="Times"/>
          <w:lang w:val="en-GB"/>
        </w:rPr>
        <w:t xml:space="preserve">ay et al., 2014 </w:t>
      </w:r>
      <w:proofErr w:type="spellStart"/>
      <w:r>
        <w:rPr>
          <w:rFonts w:ascii="Times New Roman" w:hAnsi="Times New Roman" w:cs="Times"/>
          <w:lang w:val="en-GB"/>
        </w:rPr>
        <w:t>a,b</w:t>
      </w:r>
      <w:proofErr w:type="spellEnd"/>
      <w:r>
        <w:rPr>
          <w:rFonts w:ascii="Times New Roman" w:hAnsi="Times New Roman" w:cs="Times"/>
          <w:lang w:val="en-GB"/>
        </w:rPr>
        <w:t xml:space="preserve">, 2015a, </w:t>
      </w:r>
      <w:proofErr w:type="spellStart"/>
      <w:r>
        <w:rPr>
          <w:rFonts w:ascii="Times New Roman" w:hAnsi="Times New Roman" w:cs="Times"/>
          <w:lang w:val="en-GB"/>
        </w:rPr>
        <w:t>Astegiano</w:t>
      </w:r>
      <w:proofErr w:type="spellEnd"/>
      <w:r>
        <w:rPr>
          <w:rFonts w:ascii="Times New Roman" w:hAnsi="Times New Roman" w:cs="Times"/>
          <w:lang w:val="en-GB"/>
        </w:rPr>
        <w:t xml:space="preserve"> et al., 2015a, </w:t>
      </w:r>
      <w:proofErr w:type="spellStart"/>
      <w:r>
        <w:rPr>
          <w:rFonts w:ascii="Times New Roman" w:hAnsi="Times New Roman" w:cs="Times"/>
          <w:lang w:val="en-GB"/>
        </w:rPr>
        <w:t>Laroche</w:t>
      </w:r>
      <w:proofErr w:type="spellEnd"/>
      <w:r>
        <w:rPr>
          <w:rFonts w:ascii="Times New Roman" w:hAnsi="Times New Roman" w:cs="Times"/>
          <w:lang w:val="en-GB"/>
        </w:rPr>
        <w:t xml:space="preserve"> et al., 2016, </w:t>
      </w:r>
      <w:proofErr w:type="spellStart"/>
      <w:r>
        <w:rPr>
          <w:rFonts w:ascii="Times New Roman" w:hAnsi="Times New Roman" w:cs="Times"/>
          <w:lang w:val="en-GB"/>
        </w:rPr>
        <w:t>Massol</w:t>
      </w:r>
      <w:proofErr w:type="spellEnd"/>
      <w:r>
        <w:rPr>
          <w:rFonts w:ascii="Times New Roman" w:hAnsi="Times New Roman" w:cs="Times"/>
          <w:lang w:val="en-GB"/>
        </w:rPr>
        <w:t xml:space="preserve"> et al., 2017 a, b). </w:t>
      </w:r>
    </w:p>
    <w:p w14:paraId="5F0238E4" w14:textId="77777777" w:rsidR="00AF0658" w:rsidRDefault="0019677B">
      <w:pPr>
        <w:widowControl w:val="0"/>
        <w:spacing w:after="240"/>
      </w:pPr>
      <w:r>
        <w:rPr>
          <w:rFonts w:ascii="Times New Roman" w:hAnsi="Times New Roman" w:cs="Times"/>
          <w:i/>
          <w:iCs/>
          <w:lang w:val="en-US"/>
        </w:rPr>
        <w:t xml:space="preserve">Question 2: </w:t>
      </w:r>
      <w:r>
        <w:rPr>
          <w:rFonts w:ascii="Times New Roman" w:hAnsi="Times New Roman" w:cs="Times"/>
          <w:i/>
          <w:iCs/>
          <w:lang w:val="en-GB"/>
        </w:rPr>
        <w:t xml:space="preserve">How do the spatial arrangement of ecosystems and </w:t>
      </w:r>
      <w:proofErr w:type="spellStart"/>
      <w:r>
        <w:rPr>
          <w:rFonts w:ascii="Times New Roman" w:hAnsi="Times New Roman" w:cs="Times"/>
          <w:i/>
          <w:iCs/>
          <w:lang w:val="en-GB"/>
        </w:rPr>
        <w:t>coevolutionary</w:t>
      </w:r>
      <w:proofErr w:type="spellEnd"/>
      <w:r>
        <w:rPr>
          <w:rFonts w:ascii="Times New Roman" w:hAnsi="Times New Roman" w:cs="Times"/>
          <w:i/>
          <w:iCs/>
          <w:lang w:val="en-GB"/>
        </w:rPr>
        <w:t xml:space="preserve"> dynamics interact to facilitate rapid evolutionary changes in meta-ecosystems</w:t>
      </w:r>
      <w:r>
        <w:rPr>
          <w:rFonts w:ascii="Times New Roman" w:hAnsi="Times New Roman" w:cs="Times"/>
          <w:i/>
          <w:iCs/>
          <w:lang w:val="en-GB"/>
        </w:rPr>
        <w:t>?</w:t>
      </w:r>
    </w:p>
    <w:p w14:paraId="734D5984" w14:textId="6F6B7244" w:rsidR="00AF0658" w:rsidRPr="00723005" w:rsidRDefault="0019677B">
      <w:pPr>
        <w:widowControl w:val="0"/>
        <w:spacing w:after="240"/>
        <w:jc w:val="both"/>
        <w:rPr>
          <w:rFonts w:ascii="Times New Roman" w:hAnsi="Times New Roman" w:cs="Times"/>
          <w:lang w:val="en-GB"/>
          <w:rPrChange w:id="21" w:author="Matías Arim" w:date="2018-05-29T09:05:00Z">
            <w:rPr/>
          </w:rPrChange>
        </w:rPr>
      </w:pPr>
      <w:r>
        <w:rPr>
          <w:rFonts w:ascii="Times New Roman" w:hAnsi="Times New Roman" w:cs="Times"/>
          <w:lang w:val="en-GB"/>
        </w:rPr>
        <w:t xml:space="preserve">Most interactions between species generate reciprocal selection pressures, and the </w:t>
      </w:r>
      <w:proofErr w:type="spellStart"/>
      <w:r>
        <w:rPr>
          <w:rFonts w:ascii="Times New Roman" w:hAnsi="Times New Roman" w:cs="Times"/>
          <w:lang w:val="en-GB"/>
        </w:rPr>
        <w:t>coevolutionary</w:t>
      </w:r>
      <w:proofErr w:type="spellEnd"/>
      <w:r>
        <w:rPr>
          <w:rFonts w:ascii="Times New Roman" w:hAnsi="Times New Roman" w:cs="Times"/>
          <w:lang w:val="en-GB"/>
        </w:rPr>
        <w:t xml:space="preserve"> dynamic that emerges over time varies with the fitness consequences of the ecological interaction (i.e., competitive, mutualistic, or antagonistic) and the </w:t>
      </w:r>
      <w:r>
        <w:rPr>
          <w:rFonts w:ascii="Times New Roman" w:hAnsi="Times New Roman" w:cs="Times"/>
          <w:lang w:val="en-GB"/>
        </w:rPr>
        <w:t xml:space="preserve">architecture of the coevolving interactions between species (Wade 2007, </w:t>
      </w:r>
      <w:proofErr w:type="spellStart"/>
      <w:r>
        <w:rPr>
          <w:rFonts w:ascii="Times New Roman" w:hAnsi="Times New Roman" w:cs="Times"/>
          <w:lang w:val="en-GB"/>
        </w:rPr>
        <w:t>Loeuille</w:t>
      </w:r>
      <w:proofErr w:type="spellEnd"/>
      <w:r>
        <w:rPr>
          <w:rFonts w:ascii="Times New Roman" w:hAnsi="Times New Roman" w:cs="Times"/>
          <w:lang w:val="en-GB"/>
        </w:rPr>
        <w:t xml:space="preserve"> and </w:t>
      </w:r>
      <w:proofErr w:type="spellStart"/>
      <w:r>
        <w:rPr>
          <w:rFonts w:ascii="Times New Roman" w:hAnsi="Times New Roman" w:cs="Times"/>
          <w:lang w:val="en-GB"/>
        </w:rPr>
        <w:t>Loreau</w:t>
      </w:r>
      <w:proofErr w:type="spellEnd"/>
      <w:r>
        <w:rPr>
          <w:rFonts w:ascii="Times New Roman" w:hAnsi="Times New Roman" w:cs="Times"/>
          <w:lang w:val="en-GB"/>
        </w:rPr>
        <w:t xml:space="preserve">, 2005, </w:t>
      </w:r>
      <w:proofErr w:type="spellStart"/>
      <w:r>
        <w:rPr>
          <w:rFonts w:ascii="Times New Roman" w:hAnsi="Times New Roman" w:cs="Times"/>
          <w:lang w:val="en-GB"/>
        </w:rPr>
        <w:t>Doebeli</w:t>
      </w:r>
      <w:proofErr w:type="spellEnd"/>
      <w:r>
        <w:rPr>
          <w:rFonts w:ascii="Times New Roman" w:hAnsi="Times New Roman" w:cs="Times"/>
          <w:lang w:val="en-GB"/>
        </w:rPr>
        <w:t xml:space="preserve"> 2011, </w:t>
      </w:r>
      <w:proofErr w:type="spellStart"/>
      <w:r>
        <w:rPr>
          <w:rFonts w:ascii="Times New Roman" w:hAnsi="Times New Roman" w:cs="Times"/>
          <w:lang w:val="en-GB"/>
        </w:rPr>
        <w:t>Nuismer</w:t>
      </w:r>
      <w:proofErr w:type="spellEnd"/>
      <w:r>
        <w:rPr>
          <w:rFonts w:ascii="Times New Roman" w:hAnsi="Times New Roman" w:cs="Times"/>
          <w:lang w:val="en-GB"/>
        </w:rPr>
        <w:t xml:space="preserve"> et al., 2013, </w:t>
      </w:r>
      <w:proofErr w:type="spellStart"/>
      <w:r>
        <w:rPr>
          <w:rFonts w:ascii="Times New Roman" w:hAnsi="Times New Roman" w:cs="Times"/>
          <w:lang w:val="en-GB"/>
        </w:rPr>
        <w:t>Allhoff</w:t>
      </w:r>
      <w:proofErr w:type="spellEnd"/>
      <w:r>
        <w:rPr>
          <w:rFonts w:ascii="Times New Roman" w:hAnsi="Times New Roman" w:cs="Times"/>
          <w:lang w:val="en-GB"/>
        </w:rPr>
        <w:t xml:space="preserve"> and </w:t>
      </w:r>
      <w:proofErr w:type="spellStart"/>
      <w:r>
        <w:rPr>
          <w:rFonts w:ascii="Times New Roman" w:hAnsi="Times New Roman" w:cs="Times"/>
          <w:lang w:val="en-GB"/>
        </w:rPr>
        <w:t>Drossel</w:t>
      </w:r>
      <w:proofErr w:type="spellEnd"/>
      <w:r>
        <w:rPr>
          <w:rFonts w:ascii="Times New Roman" w:hAnsi="Times New Roman" w:cs="Times"/>
          <w:lang w:val="en-GB"/>
        </w:rPr>
        <w:t xml:space="preserve">, 2013, </w:t>
      </w:r>
      <w:proofErr w:type="spellStart"/>
      <w:r>
        <w:rPr>
          <w:rFonts w:ascii="Times New Roman" w:hAnsi="Times New Roman" w:cs="Times"/>
          <w:lang w:val="en-GB"/>
        </w:rPr>
        <w:t>Althoff</w:t>
      </w:r>
      <w:proofErr w:type="spellEnd"/>
      <w:r>
        <w:rPr>
          <w:rFonts w:ascii="Times New Roman" w:hAnsi="Times New Roman" w:cs="Times"/>
          <w:lang w:val="en-GB"/>
        </w:rPr>
        <w:t xml:space="preserve"> et al., 2014, </w:t>
      </w:r>
      <w:proofErr w:type="spellStart"/>
      <w:r>
        <w:rPr>
          <w:rFonts w:ascii="Times New Roman" w:hAnsi="Times New Roman" w:cs="Times"/>
          <w:lang w:val="en-GB"/>
        </w:rPr>
        <w:t>Hembry</w:t>
      </w:r>
      <w:proofErr w:type="spellEnd"/>
      <w:r>
        <w:rPr>
          <w:rFonts w:ascii="Times New Roman" w:hAnsi="Times New Roman" w:cs="Times"/>
          <w:lang w:val="en-GB"/>
        </w:rPr>
        <w:t xml:space="preserve"> et al., 2014,). Yet, how the relationship between species traits </w:t>
      </w:r>
      <w:r>
        <w:rPr>
          <w:rFonts w:ascii="Times New Roman" w:hAnsi="Times New Roman" w:cs="Times"/>
          <w:lang w:val="en-GB"/>
        </w:rPr>
        <w:t xml:space="preserve">and coevolution at local scales and the arrangement of ecosystems at the landscape scale produce rapid biodiversity changes and </w:t>
      </w:r>
      <w:proofErr w:type="spellStart"/>
      <w:r>
        <w:rPr>
          <w:rFonts w:ascii="Times New Roman" w:hAnsi="Times New Roman" w:cs="Times"/>
          <w:lang w:val="en-GB"/>
        </w:rPr>
        <w:t>coevolutionary</w:t>
      </w:r>
      <w:proofErr w:type="spellEnd"/>
      <w:r>
        <w:rPr>
          <w:rFonts w:ascii="Times New Roman" w:hAnsi="Times New Roman" w:cs="Times"/>
          <w:lang w:val="en-GB"/>
        </w:rPr>
        <w:t xml:space="preserve"> hot spots is not well understood (Wade, 2007, </w:t>
      </w:r>
      <w:proofErr w:type="spellStart"/>
      <w:r>
        <w:rPr>
          <w:rFonts w:ascii="Times New Roman" w:hAnsi="Times New Roman" w:cs="Times"/>
          <w:lang w:val="en-GB"/>
        </w:rPr>
        <w:t>Doebeli</w:t>
      </w:r>
      <w:proofErr w:type="spellEnd"/>
      <w:r>
        <w:rPr>
          <w:rFonts w:ascii="Times New Roman" w:hAnsi="Times New Roman" w:cs="Times"/>
          <w:lang w:val="en-GB"/>
        </w:rPr>
        <w:t xml:space="preserve">, 2011, </w:t>
      </w:r>
      <w:proofErr w:type="spellStart"/>
      <w:r>
        <w:rPr>
          <w:rFonts w:ascii="Times New Roman" w:hAnsi="Times New Roman" w:cs="Times"/>
          <w:lang w:val="en-GB"/>
        </w:rPr>
        <w:t>Althoff</w:t>
      </w:r>
      <w:proofErr w:type="spellEnd"/>
      <w:r>
        <w:rPr>
          <w:rFonts w:ascii="Times New Roman" w:hAnsi="Times New Roman" w:cs="Times"/>
          <w:lang w:val="en-GB"/>
        </w:rPr>
        <w:t xml:space="preserve"> et al., 2014, </w:t>
      </w:r>
      <w:proofErr w:type="spellStart"/>
      <w:r>
        <w:rPr>
          <w:rFonts w:ascii="Times New Roman" w:hAnsi="Times New Roman" w:cs="Times"/>
          <w:lang w:val="en-GB"/>
        </w:rPr>
        <w:t>Hembry</w:t>
      </w:r>
      <w:proofErr w:type="spellEnd"/>
      <w:r>
        <w:rPr>
          <w:rFonts w:ascii="Times New Roman" w:hAnsi="Times New Roman" w:cs="Times"/>
          <w:lang w:val="en-GB"/>
        </w:rPr>
        <w:t xml:space="preserve"> et al., 2014). </w:t>
      </w:r>
      <w:ins w:id="22" w:author="Matías Arim" w:date="2018-05-29T08:48:00Z">
        <w:r w:rsidR="00844B44">
          <w:rPr>
            <w:rFonts w:ascii="Times New Roman" w:hAnsi="Times New Roman" w:cs="Times"/>
            <w:lang w:val="en-GB"/>
          </w:rPr>
          <w:t xml:space="preserve">The effect of community size and isolation on the relative importance of drift and selection for both populations genetic </w:t>
        </w:r>
      </w:ins>
      <w:ins w:id="23" w:author="Matías Arim" w:date="2018-05-29T08:50:00Z">
        <w:r w:rsidR="00844B44">
          <w:rPr>
            <w:rFonts w:ascii="Times New Roman" w:hAnsi="Times New Roman" w:cs="Times"/>
            <w:lang w:val="en-GB"/>
          </w:rPr>
          <w:t>(</w:t>
        </w:r>
      </w:ins>
      <w:ins w:id="24" w:author="Matías Arim" w:date="2018-05-29T09:01:00Z">
        <w:r w:rsidR="00072E03">
          <w:rPr>
            <w:rFonts w:ascii="Times New Roman" w:hAnsi="Times New Roman" w:cs="Times"/>
            <w:lang w:val="en-GB"/>
          </w:rPr>
          <w:t>Nowak 2006</w:t>
        </w:r>
        <w:r w:rsidR="008968D5">
          <w:rPr>
            <w:rFonts w:ascii="Times New Roman" w:hAnsi="Times New Roman" w:cs="Times"/>
            <w:lang w:val="en-GB"/>
          </w:rPr>
          <w:t xml:space="preserve">, </w:t>
        </w:r>
      </w:ins>
      <w:proofErr w:type="spellStart"/>
      <w:ins w:id="25" w:author="Matías Arim" w:date="2018-05-29T08:50:00Z">
        <w:r w:rsidR="00844B44">
          <w:rPr>
            <w:rFonts w:ascii="Times New Roman" w:hAnsi="Times New Roman" w:cs="Times"/>
            <w:lang w:val="en-GB"/>
          </w:rPr>
          <w:t>Orrock</w:t>
        </w:r>
        <w:proofErr w:type="spellEnd"/>
        <w:r w:rsidR="00844B44">
          <w:rPr>
            <w:rFonts w:ascii="Times New Roman" w:hAnsi="Times New Roman" w:cs="Times"/>
            <w:lang w:val="en-GB"/>
          </w:rPr>
          <w:t xml:space="preserve"> and </w:t>
        </w:r>
        <w:proofErr w:type="spellStart"/>
        <w:r w:rsidR="00844B44">
          <w:rPr>
            <w:rFonts w:ascii="Times New Roman" w:hAnsi="Times New Roman" w:cs="Times"/>
            <w:lang w:val="en-GB"/>
          </w:rPr>
          <w:t>Walting</w:t>
        </w:r>
        <w:proofErr w:type="spellEnd"/>
        <w:r w:rsidR="00844B44">
          <w:rPr>
            <w:rFonts w:ascii="Times New Roman" w:hAnsi="Times New Roman" w:cs="Times"/>
            <w:lang w:val="en-GB"/>
          </w:rPr>
          <w:t xml:space="preserve"> 2010</w:t>
        </w:r>
      </w:ins>
      <w:ins w:id="26" w:author="Matías Arim" w:date="2018-05-29T08:51:00Z">
        <w:r w:rsidR="00844B44">
          <w:rPr>
            <w:rFonts w:ascii="Times New Roman" w:hAnsi="Times New Roman" w:cs="Times"/>
            <w:lang w:val="en-GB"/>
          </w:rPr>
          <w:t>, Gilbert and Levine 2017)</w:t>
        </w:r>
      </w:ins>
      <w:ins w:id="27" w:author="Matías Arim" w:date="2018-05-29T08:50:00Z">
        <w:r w:rsidR="00844B44">
          <w:rPr>
            <w:rFonts w:ascii="Times New Roman" w:hAnsi="Times New Roman" w:cs="Times"/>
            <w:lang w:val="en-GB"/>
          </w:rPr>
          <w:t xml:space="preserve"> </w:t>
        </w:r>
      </w:ins>
      <w:ins w:id="28" w:author="Matías Arim" w:date="2018-05-29T08:48:00Z">
        <w:r w:rsidR="00844B44">
          <w:rPr>
            <w:rFonts w:ascii="Times New Roman" w:hAnsi="Times New Roman" w:cs="Times"/>
            <w:lang w:val="en-GB"/>
          </w:rPr>
          <w:t>and community assembly (</w:t>
        </w:r>
      </w:ins>
      <w:ins w:id="29" w:author="Matías Arim" w:date="2018-05-29T08:55:00Z">
        <w:r w:rsidR="007D1BB9">
          <w:rPr>
            <w:rFonts w:ascii="Times New Roman" w:hAnsi="Times New Roman" w:cs="Times"/>
            <w:lang w:val="en-GB"/>
          </w:rPr>
          <w:t xml:space="preserve">Shipley 2010, </w:t>
        </w:r>
      </w:ins>
      <w:ins w:id="30" w:author="Matías Arim" w:date="2018-05-29T08:48:00Z">
        <w:r w:rsidR="00844B44">
          <w:rPr>
            <w:rFonts w:ascii="Times New Roman" w:hAnsi="Times New Roman" w:cs="Times"/>
            <w:lang w:val="en-GB"/>
          </w:rPr>
          <w:t>Ai et al. 2013)</w:t>
        </w:r>
      </w:ins>
      <w:ins w:id="31" w:author="Matías Arim" w:date="2018-05-29T08:51:00Z">
        <w:r w:rsidR="00844B44">
          <w:rPr>
            <w:rFonts w:ascii="Times New Roman" w:hAnsi="Times New Roman" w:cs="Times"/>
            <w:lang w:val="en-GB"/>
          </w:rPr>
          <w:t xml:space="preserve">, </w:t>
        </w:r>
      </w:ins>
      <w:ins w:id="32" w:author="Matías Arim" w:date="2018-05-29T10:05:00Z">
        <w:r w:rsidR="00822FD5">
          <w:rPr>
            <w:rFonts w:ascii="Times New Roman" w:hAnsi="Times New Roman" w:cs="Times"/>
            <w:lang w:val="en-GB"/>
          </w:rPr>
          <w:t>indicate</w:t>
        </w:r>
      </w:ins>
      <w:ins w:id="33" w:author="Matías Arim" w:date="2018-05-29T08:54:00Z">
        <w:r w:rsidR="0073769E">
          <w:rPr>
            <w:rFonts w:ascii="Times New Roman" w:hAnsi="Times New Roman" w:cs="Times"/>
            <w:lang w:val="en-GB"/>
          </w:rPr>
          <w:t xml:space="preserve"> </w:t>
        </w:r>
        <w:bookmarkStart w:id="34" w:name="_GoBack"/>
        <w:bookmarkEnd w:id="34"/>
        <w:r w:rsidR="0073769E">
          <w:rPr>
            <w:rFonts w:ascii="Times New Roman" w:hAnsi="Times New Roman" w:cs="Times"/>
            <w:lang w:val="en-GB"/>
          </w:rPr>
          <w:t xml:space="preserve">a connection </w:t>
        </w:r>
      </w:ins>
      <w:ins w:id="35" w:author="Matías Arim" w:date="2018-05-29T08:56:00Z">
        <w:r w:rsidR="007D1BB9">
          <w:rPr>
            <w:rFonts w:ascii="Times New Roman" w:hAnsi="Times New Roman" w:cs="Times"/>
            <w:lang w:val="en-GB"/>
          </w:rPr>
          <w:t xml:space="preserve">between the </w:t>
        </w:r>
        <w:proofErr w:type="spellStart"/>
        <w:r w:rsidR="007D1BB9">
          <w:rPr>
            <w:rFonts w:ascii="Times New Roman" w:hAnsi="Times New Roman" w:cs="Times"/>
            <w:lang w:val="en-GB"/>
          </w:rPr>
          <w:t>me</w:t>
        </w:r>
        <w:r w:rsidR="00A56A82">
          <w:rPr>
            <w:rFonts w:ascii="Times New Roman" w:hAnsi="Times New Roman" w:cs="Times"/>
            <w:lang w:val="en-GB"/>
          </w:rPr>
          <w:t>taecosystem</w:t>
        </w:r>
        <w:proofErr w:type="spellEnd"/>
        <w:r w:rsidR="00A56A82">
          <w:rPr>
            <w:rFonts w:ascii="Times New Roman" w:hAnsi="Times New Roman" w:cs="Times"/>
            <w:lang w:val="en-GB"/>
          </w:rPr>
          <w:t xml:space="preserve"> structure and </w:t>
        </w:r>
        <w:proofErr w:type="spellStart"/>
        <w:r w:rsidR="00A56A82">
          <w:rPr>
            <w:rFonts w:ascii="Times New Roman" w:hAnsi="Times New Roman" w:cs="Times"/>
            <w:lang w:val="en-GB"/>
          </w:rPr>
          <w:t>coev</w:t>
        </w:r>
      </w:ins>
      <w:ins w:id="36" w:author="Matías Arim" w:date="2018-05-29T09:08:00Z">
        <w:r w:rsidR="00A56A82">
          <w:rPr>
            <w:rFonts w:ascii="Times New Roman" w:hAnsi="Times New Roman" w:cs="Times"/>
            <w:lang w:val="en-GB"/>
          </w:rPr>
          <w:t>o</w:t>
        </w:r>
      </w:ins>
      <w:ins w:id="37" w:author="Matías Arim" w:date="2018-05-29T08:56:00Z">
        <w:r w:rsidR="00A56A82">
          <w:rPr>
            <w:rFonts w:ascii="Times New Roman" w:hAnsi="Times New Roman" w:cs="Times"/>
            <w:lang w:val="en-GB"/>
          </w:rPr>
          <w:t>l</w:t>
        </w:r>
        <w:r w:rsidR="007D1BB9">
          <w:rPr>
            <w:rFonts w:ascii="Times New Roman" w:hAnsi="Times New Roman" w:cs="Times"/>
            <w:lang w:val="en-GB"/>
          </w:rPr>
          <w:t>utionary</w:t>
        </w:r>
        <w:proofErr w:type="spellEnd"/>
        <w:r w:rsidR="007D1BB9">
          <w:rPr>
            <w:rFonts w:ascii="Times New Roman" w:hAnsi="Times New Roman" w:cs="Times"/>
            <w:lang w:val="en-GB"/>
          </w:rPr>
          <w:t xml:space="preserve"> dynamic that </w:t>
        </w:r>
      </w:ins>
      <w:ins w:id="38" w:author="Matías Arim" w:date="2018-05-29T08:57:00Z">
        <w:r w:rsidR="007D1BB9">
          <w:rPr>
            <w:rFonts w:ascii="Times New Roman" w:hAnsi="Times New Roman" w:cs="Times"/>
            <w:lang w:val="en-GB"/>
          </w:rPr>
          <w:t xml:space="preserve">has been </w:t>
        </w:r>
      </w:ins>
      <w:ins w:id="39" w:author="Matías Arim" w:date="2018-05-29T08:56:00Z">
        <w:r w:rsidR="007D1BB9">
          <w:rPr>
            <w:rFonts w:ascii="Times New Roman" w:hAnsi="Times New Roman" w:cs="Times"/>
            <w:lang w:val="en-GB"/>
          </w:rPr>
          <w:t xml:space="preserve">poorly </w:t>
        </w:r>
      </w:ins>
      <w:ins w:id="40" w:author="Matías Arim" w:date="2018-05-29T08:57:00Z">
        <w:r w:rsidR="007D1BB9">
          <w:rPr>
            <w:rFonts w:ascii="Times New Roman" w:hAnsi="Times New Roman" w:cs="Times"/>
            <w:lang w:val="en-GB"/>
          </w:rPr>
          <w:t>analysed</w:t>
        </w:r>
      </w:ins>
      <w:ins w:id="41" w:author="Matías Arim" w:date="2018-05-29T08:56:00Z">
        <w:r w:rsidR="007D1BB9">
          <w:rPr>
            <w:rFonts w:ascii="Times New Roman" w:hAnsi="Times New Roman" w:cs="Times"/>
            <w:lang w:val="en-GB"/>
          </w:rPr>
          <w:t>.</w:t>
        </w:r>
      </w:ins>
      <w:ins w:id="42" w:author="Matías Arim" w:date="2018-05-29T09:05:00Z">
        <w:r w:rsidR="00723005">
          <w:rPr>
            <w:rFonts w:ascii="Times New Roman" w:hAnsi="Times New Roman" w:cs="Times"/>
            <w:lang w:val="en-GB"/>
          </w:rPr>
          <w:t xml:space="preserve"> </w:t>
        </w:r>
      </w:ins>
      <w:r>
        <w:rPr>
          <w:rFonts w:ascii="Times New Roman" w:hAnsi="Times New Roman" w:cs="Times"/>
          <w:lang w:val="en-GB"/>
        </w:rPr>
        <w:t xml:space="preserve">We will </w:t>
      </w:r>
      <w:r>
        <w:rPr>
          <w:rFonts w:ascii="Times New Roman" w:hAnsi="Times New Roman" w:cs="Times"/>
          <w:lang w:val="en-GB"/>
        </w:rPr>
        <w:t xml:space="preserve">run simulations under landscapes with different spatial arrangements and migration scenarios to disentangle the interplay between </w:t>
      </w:r>
      <w:proofErr w:type="spellStart"/>
      <w:r>
        <w:rPr>
          <w:rFonts w:ascii="Times New Roman" w:hAnsi="Times New Roman" w:cs="Times"/>
          <w:lang w:val="en-GB"/>
        </w:rPr>
        <w:t>coevolutionary</w:t>
      </w:r>
      <w:proofErr w:type="spellEnd"/>
      <w:r>
        <w:rPr>
          <w:rFonts w:ascii="Times New Roman" w:hAnsi="Times New Roman" w:cs="Times"/>
          <w:lang w:val="en-GB"/>
        </w:rPr>
        <w:t xml:space="preserve"> dynamics at the local and the landscape level. </w:t>
      </w:r>
    </w:p>
    <w:p w14:paraId="79702339" w14:textId="77777777" w:rsidR="00AF0658" w:rsidRDefault="0019677B">
      <w:pPr>
        <w:widowControl w:val="0"/>
        <w:spacing w:after="240"/>
      </w:pPr>
      <w:r>
        <w:rPr>
          <w:rFonts w:ascii="Times New Roman" w:hAnsi="Times New Roman" w:cs="Times"/>
          <w:b/>
          <w:bCs/>
          <w:lang w:val="en-US"/>
        </w:rPr>
        <w:t xml:space="preserve">1.3 Expected results </w:t>
      </w:r>
    </w:p>
    <w:p w14:paraId="5E042EBA" w14:textId="77777777" w:rsidR="00AF0658" w:rsidRDefault="0019677B">
      <w:pPr>
        <w:widowControl w:val="0"/>
        <w:spacing w:after="240"/>
        <w:jc w:val="both"/>
      </w:pPr>
      <w:r>
        <w:rPr>
          <w:rFonts w:ascii="Times New Roman" w:hAnsi="Times New Roman"/>
          <w:lang w:val="en-US"/>
        </w:rPr>
        <w:t>We will work on an opinion, review or ide</w:t>
      </w:r>
      <w:r>
        <w:rPr>
          <w:rFonts w:ascii="Times New Roman" w:hAnsi="Times New Roman"/>
          <w:lang w:val="en-US"/>
        </w:rPr>
        <w:t>as-perspectives paper entitled “</w:t>
      </w:r>
      <w:r>
        <w:rPr>
          <w:rFonts w:ascii="Times New Roman" w:hAnsi="Times New Roman"/>
          <w:i/>
          <w:iCs/>
          <w:lang w:val="en-GB"/>
        </w:rPr>
        <w:t xml:space="preserve">Biodiversity dynamics and ecosystem functioning in </w:t>
      </w:r>
      <w:proofErr w:type="spellStart"/>
      <w:r>
        <w:rPr>
          <w:rFonts w:ascii="Times New Roman" w:hAnsi="Times New Roman"/>
          <w:i/>
          <w:iCs/>
          <w:lang w:val="en-GB"/>
        </w:rPr>
        <w:t>coevolutionary</w:t>
      </w:r>
      <w:proofErr w:type="spellEnd"/>
      <w:r>
        <w:rPr>
          <w:rFonts w:ascii="Times New Roman" w:hAnsi="Times New Roman"/>
          <w:i/>
          <w:iCs/>
          <w:lang w:val="en-GB"/>
        </w:rPr>
        <w:t xml:space="preserve"> meta-ecosystems</w:t>
      </w:r>
      <w:r>
        <w:rPr>
          <w:rFonts w:ascii="Times New Roman" w:hAnsi="Times New Roman"/>
          <w:lang w:val="en-US"/>
        </w:rPr>
        <w:t xml:space="preserve">” for submission to </w:t>
      </w:r>
      <w:r>
        <w:rPr>
          <w:rFonts w:ascii="Times New Roman" w:hAnsi="Times New Roman"/>
          <w:i/>
          <w:iCs/>
          <w:lang w:val="en-US"/>
        </w:rPr>
        <w:t>Trends in Ecology and Evolution</w:t>
      </w:r>
      <w:r>
        <w:rPr>
          <w:rFonts w:ascii="Times New Roman" w:hAnsi="Times New Roman"/>
          <w:lang w:val="en-US"/>
        </w:rPr>
        <w:t xml:space="preserve">, </w:t>
      </w:r>
      <w:r>
        <w:rPr>
          <w:rFonts w:ascii="Times New Roman" w:hAnsi="Times New Roman"/>
          <w:i/>
          <w:iCs/>
          <w:lang w:val="en-US"/>
        </w:rPr>
        <w:t>Ecology Letters</w:t>
      </w:r>
      <w:r>
        <w:rPr>
          <w:rFonts w:ascii="Times New Roman" w:hAnsi="Times New Roman"/>
          <w:lang w:val="en-US"/>
        </w:rPr>
        <w:t xml:space="preserve"> or </w:t>
      </w:r>
      <w:r>
        <w:rPr>
          <w:rFonts w:ascii="Times New Roman" w:hAnsi="Times New Roman"/>
          <w:i/>
          <w:iCs/>
          <w:lang w:val="en-US"/>
        </w:rPr>
        <w:t>Biological reviews</w:t>
      </w:r>
      <w:r>
        <w:rPr>
          <w:rFonts w:ascii="Times New Roman" w:hAnsi="Times New Roman"/>
          <w:lang w:val="en-US"/>
        </w:rPr>
        <w:t>. The two questions above will form the core of the d</w:t>
      </w:r>
      <w:r>
        <w:rPr>
          <w:rFonts w:ascii="Times New Roman" w:hAnsi="Times New Roman"/>
          <w:lang w:val="en-US"/>
        </w:rPr>
        <w:t xml:space="preserve">iscussions at the workshop, and they will help drafting an outline for the paper during the meeting. </w:t>
      </w:r>
      <w:r>
        <w:rPr>
          <w:rFonts w:ascii="Times New Roman" w:hAnsi="Times New Roman" w:cs="Times"/>
          <w:lang w:val="en-US"/>
        </w:rPr>
        <w:t xml:space="preserve">Prior to the meeting, attendees will provide written perspectives about how to address each of the overarching questions and </w:t>
      </w:r>
      <w:r>
        <w:rPr>
          <w:rFonts w:ascii="Times New Roman" w:hAnsi="Times New Roman" w:cs="Times"/>
          <w:lang w:val="en-US"/>
        </w:rPr>
        <w:lastRenderedPageBreak/>
        <w:t xml:space="preserve">the </w:t>
      </w:r>
      <w:r>
        <w:rPr>
          <w:rFonts w:ascii="Times New Roman" w:hAnsi="Times New Roman" w:cs="Times"/>
          <w:lang w:val="en-GB"/>
        </w:rPr>
        <w:t>trait-species-spatial inte</w:t>
      </w:r>
      <w:r>
        <w:rPr>
          <w:rFonts w:ascii="Times New Roman" w:hAnsi="Times New Roman" w:cs="Times"/>
          <w:lang w:val="en-GB"/>
        </w:rPr>
        <w:t xml:space="preserve">raction data </w:t>
      </w:r>
      <w:r>
        <w:rPr>
          <w:rFonts w:ascii="Times New Roman" w:hAnsi="Times New Roman" w:cs="Times"/>
          <w:lang w:val="en-US"/>
        </w:rPr>
        <w:t xml:space="preserve">they can provide. On the first day, participants will present these ideas based on their own research programs. On subsequent </w:t>
      </w:r>
      <w:proofErr w:type="gramStart"/>
      <w:r>
        <w:rPr>
          <w:rFonts w:ascii="Times New Roman" w:hAnsi="Times New Roman" w:cs="Times"/>
          <w:lang w:val="en-US"/>
        </w:rPr>
        <w:t>days</w:t>
      </w:r>
      <w:proofErr w:type="gramEnd"/>
      <w:r>
        <w:rPr>
          <w:rFonts w:ascii="Times New Roman" w:hAnsi="Times New Roman" w:cs="Times"/>
          <w:lang w:val="en-US"/>
        </w:rPr>
        <w:t xml:space="preserve"> we will synthesize these perspectives into a single review/opinion and synthesis style paper integrating the dat</w:t>
      </w:r>
      <w:r>
        <w:rPr>
          <w:rFonts w:ascii="Times New Roman" w:hAnsi="Times New Roman" w:cs="Times"/>
          <w:lang w:val="en-US"/>
        </w:rPr>
        <w:t xml:space="preserve">asets to the methods that we will develop and implement during the workshop and following research visit stay. Overall, the workshop will provide the seeds of many future collaborations among attendees, which have been carefully chosen on behalf of gender </w:t>
      </w:r>
      <w:r>
        <w:rPr>
          <w:rFonts w:ascii="Times New Roman" w:hAnsi="Times New Roman" w:cs="Times"/>
          <w:lang w:val="en-US"/>
        </w:rPr>
        <w:t>equality (6F:6M, from 10 countries), to represent diverse fields (e.g. theoretical ecologists, evolutionary biologists, and metacommunity ecologists) and scientific career stages (2 Prof., 4 Associate Prof. or group leaders, 2 research scientists, 3 postdo</w:t>
      </w:r>
      <w:r>
        <w:rPr>
          <w:rFonts w:ascii="Times New Roman" w:hAnsi="Times New Roman" w:cs="Times"/>
          <w:lang w:val="en-US"/>
        </w:rPr>
        <w:t xml:space="preserve">ctoral researches, and 1 PhD student). </w:t>
      </w:r>
    </w:p>
    <w:p w14:paraId="61817A7F" w14:textId="77777777" w:rsidR="00AF0658" w:rsidRDefault="0019677B">
      <w:pPr>
        <w:widowControl w:val="0"/>
        <w:spacing w:after="240"/>
      </w:pPr>
      <w:r>
        <w:rPr>
          <w:rFonts w:ascii="Times New Roman" w:hAnsi="Times New Roman" w:cs="Times"/>
          <w:b/>
          <w:bCs/>
          <w:lang w:val="en-US"/>
        </w:rPr>
        <w:t xml:space="preserve">2. Organizational aspects </w:t>
      </w:r>
    </w:p>
    <w:p w14:paraId="3F454DAD" w14:textId="77777777" w:rsidR="00AF0658" w:rsidRDefault="0019677B">
      <w:pPr>
        <w:widowControl w:val="0"/>
        <w:spacing w:after="240"/>
      </w:pPr>
      <w:r>
        <w:rPr>
          <w:rFonts w:ascii="Times New Roman" w:hAnsi="Times New Roman" w:cs="Times"/>
          <w:b/>
          <w:bCs/>
          <w:lang w:val="en-US"/>
        </w:rPr>
        <w:t>2.1 Milestones and program</w:t>
      </w:r>
    </w:p>
    <w:p w14:paraId="60C1C322" w14:textId="77777777" w:rsidR="00AF0658" w:rsidRDefault="0019677B">
      <w:pPr>
        <w:widowControl w:val="0"/>
        <w:spacing w:after="240"/>
      </w:pPr>
      <w:r>
        <w:rPr>
          <w:rFonts w:ascii="Times New Roman" w:hAnsi="Times New Roman" w:cs="Times"/>
          <w:lang w:val="en-US"/>
        </w:rPr>
        <w:t xml:space="preserve">The main milestones of the workshop will be: </w:t>
      </w:r>
    </w:p>
    <w:p w14:paraId="0467CEAA" w14:textId="77777777" w:rsidR="00AF0658" w:rsidRDefault="0019677B">
      <w:pPr>
        <w:widowControl w:val="0"/>
        <w:tabs>
          <w:tab w:val="left" w:pos="220"/>
          <w:tab w:val="left" w:pos="720"/>
        </w:tabs>
        <w:spacing w:after="240"/>
      </w:pPr>
      <w:r>
        <w:rPr>
          <w:rFonts w:ascii="Times New Roman" w:hAnsi="Times New Roman" w:cs="Times"/>
          <w:lang w:val="en-US"/>
        </w:rPr>
        <w:t xml:space="preserve">1. Draft the outline for a synthesis paper about Biodiversity dynamics and ecosystem functioning in </w:t>
      </w:r>
      <w:proofErr w:type="spellStart"/>
      <w:r>
        <w:rPr>
          <w:rFonts w:ascii="Times New Roman" w:hAnsi="Times New Roman" w:cs="Times"/>
          <w:lang w:val="en-US"/>
        </w:rPr>
        <w:t>coevolutionary</w:t>
      </w:r>
      <w:proofErr w:type="spellEnd"/>
      <w:r>
        <w:rPr>
          <w:rFonts w:ascii="Times New Roman" w:hAnsi="Times New Roman" w:cs="Times"/>
          <w:lang w:val="en-US"/>
        </w:rPr>
        <w:t xml:space="preserve"> m</w:t>
      </w:r>
      <w:r>
        <w:rPr>
          <w:rFonts w:ascii="Times New Roman" w:hAnsi="Times New Roman" w:cs="Times"/>
          <w:lang w:val="en-US"/>
        </w:rPr>
        <w:t>eta-ecosystems summarizing the main findings obtained during the workshop.</w:t>
      </w:r>
    </w:p>
    <w:p w14:paraId="1D700509" w14:textId="77777777" w:rsidR="00AF0658" w:rsidRDefault="0019677B">
      <w:pPr>
        <w:widowControl w:val="0"/>
        <w:tabs>
          <w:tab w:val="left" w:pos="220"/>
          <w:tab w:val="left" w:pos="720"/>
        </w:tabs>
        <w:spacing w:after="240"/>
      </w:pPr>
      <w:r>
        <w:rPr>
          <w:rFonts w:ascii="Times New Roman" w:hAnsi="Times New Roman" w:cs="Times"/>
          <w:lang w:val="en-US"/>
        </w:rPr>
        <w:t>2. Discuss future directions for the field that unify short- and long-term approaches integrating modeling and data.</w:t>
      </w:r>
    </w:p>
    <w:p w14:paraId="6D7DE35D" w14:textId="77777777" w:rsidR="00AF0658" w:rsidRDefault="0019677B">
      <w:pPr>
        <w:widowControl w:val="0"/>
        <w:tabs>
          <w:tab w:val="left" w:pos="220"/>
          <w:tab w:val="left" w:pos="720"/>
        </w:tabs>
        <w:spacing w:after="240"/>
      </w:pPr>
      <w:r>
        <w:rPr>
          <w:rFonts w:ascii="Times New Roman" w:hAnsi="Times New Roman" w:cs="Times"/>
          <w:kern w:val="2"/>
          <w:lang w:val="en-US"/>
        </w:rPr>
        <w:t xml:space="preserve">3. Integrate new modeling frameworks to empirical data </w:t>
      </w:r>
      <w:r>
        <w:rPr>
          <w:rFonts w:ascii="Times New Roman" w:hAnsi="Times New Roman" w:cs="Times"/>
          <w:lang w:val="en-US"/>
        </w:rPr>
        <w:t xml:space="preserve">and make </w:t>
      </w:r>
      <w:r>
        <w:rPr>
          <w:rFonts w:ascii="Times New Roman" w:hAnsi="Times New Roman" w:cs="Times"/>
          <w:lang w:val="en-US"/>
        </w:rPr>
        <w:t xml:space="preserve">them available throughout </w:t>
      </w:r>
      <w:proofErr w:type="spellStart"/>
      <w:r>
        <w:rPr>
          <w:rFonts w:ascii="Times New Roman" w:hAnsi="Times New Roman" w:cs="Times"/>
          <w:lang w:val="en-US"/>
        </w:rPr>
        <w:t>github</w:t>
      </w:r>
      <w:proofErr w:type="spellEnd"/>
      <w:r>
        <w:rPr>
          <w:rFonts w:ascii="Times New Roman" w:hAnsi="Times New Roman" w:cs="Times"/>
          <w:lang w:val="en-US"/>
        </w:rPr>
        <w:t xml:space="preserve"> and related open repositories to facilitate reproducibility of the analysis. </w:t>
      </w:r>
    </w:p>
    <w:p w14:paraId="1188505D" w14:textId="77777777" w:rsidR="00AF0658" w:rsidRDefault="0019677B">
      <w:pPr>
        <w:widowControl w:val="0"/>
        <w:tabs>
          <w:tab w:val="left" w:pos="220"/>
          <w:tab w:val="left" w:pos="720"/>
        </w:tabs>
        <w:spacing w:after="240"/>
      </w:pPr>
      <w:r>
        <w:rPr>
          <w:rFonts w:ascii="Times New Roman" w:hAnsi="Times New Roman" w:cs="Times"/>
          <w:lang w:val="en-US"/>
        </w:rPr>
        <w:t>4. Develop new ideas to strengthen future grant proposals and collaborations  </w:t>
      </w:r>
    </w:p>
    <w:p w14:paraId="357FB0B7" w14:textId="77777777" w:rsidR="00AF0658" w:rsidRDefault="0019677B">
      <w:pPr>
        <w:widowControl w:val="0"/>
        <w:spacing w:after="240"/>
      </w:pPr>
      <w:r>
        <w:rPr>
          <w:rFonts w:ascii="Times New Roman" w:hAnsi="Times New Roman" w:cs="Times"/>
          <w:b/>
          <w:bCs/>
          <w:lang w:val="en-US"/>
        </w:rPr>
        <w:t xml:space="preserve">2.2 Venue </w:t>
      </w:r>
    </w:p>
    <w:p w14:paraId="7EAB2768" w14:textId="77777777" w:rsidR="00AF0658" w:rsidRDefault="0019677B">
      <w:pPr>
        <w:widowControl w:val="0"/>
        <w:spacing w:after="240"/>
        <w:jc w:val="both"/>
      </w:pPr>
      <w:r>
        <w:rPr>
          <w:rFonts w:ascii="Times New Roman" w:hAnsi="Times New Roman" w:cs="Times"/>
          <w:lang w:val="en-US"/>
        </w:rPr>
        <w:t xml:space="preserve">The workshop will be hosted at </w:t>
      </w:r>
      <w:proofErr w:type="spellStart"/>
      <w:r>
        <w:rPr>
          <w:rFonts w:ascii="Times New Roman" w:hAnsi="Times New Roman" w:cs="Times"/>
          <w:lang w:val="en-US"/>
        </w:rPr>
        <w:t>Eawag’s</w:t>
      </w:r>
      <w:proofErr w:type="spellEnd"/>
      <w:r>
        <w:rPr>
          <w:rFonts w:ascii="Times New Roman" w:hAnsi="Times New Roman" w:cs="Times"/>
          <w:lang w:val="en-US"/>
        </w:rPr>
        <w:t xml:space="preserve"> Center for Ecology, Evolution &amp; Biogeochemistry (CEEB), in </w:t>
      </w:r>
      <w:proofErr w:type="spellStart"/>
      <w:r>
        <w:rPr>
          <w:rFonts w:ascii="Times New Roman" w:hAnsi="Times New Roman" w:cs="Times"/>
          <w:lang w:val="en-US"/>
        </w:rPr>
        <w:t>Kastanienbaum</w:t>
      </w:r>
      <w:proofErr w:type="spellEnd"/>
      <w:r>
        <w:rPr>
          <w:rFonts w:ascii="Times New Roman" w:hAnsi="Times New Roman" w:cs="Times"/>
          <w:lang w:val="en-US"/>
        </w:rPr>
        <w:t xml:space="preserve">. This is an ideal venue. All the invited guests can stay on-site in </w:t>
      </w:r>
      <w:proofErr w:type="spellStart"/>
      <w:r>
        <w:rPr>
          <w:rFonts w:ascii="Times New Roman" w:hAnsi="Times New Roman" w:cs="Times"/>
          <w:lang w:val="en-US"/>
        </w:rPr>
        <w:t>Eawag</w:t>
      </w:r>
      <w:proofErr w:type="spellEnd"/>
      <w:r>
        <w:rPr>
          <w:rFonts w:ascii="Times New Roman" w:hAnsi="Times New Roman" w:cs="Times"/>
          <w:lang w:val="en-US"/>
        </w:rPr>
        <w:t xml:space="preserve"> apartments, directly on the shore of Lake Lucerne. The meeting facilit</w:t>
      </w:r>
      <w:r>
        <w:rPr>
          <w:rFonts w:ascii="Times New Roman" w:hAnsi="Times New Roman" w:cs="Times"/>
          <w:lang w:val="en-US"/>
        </w:rPr>
        <w:t>ies are very suitable and have been used before for such workshops. We have previously used this location to host several small workshops and student courses with great success. Such events also help to raise our international profile, and, in the past, ha</w:t>
      </w:r>
      <w:r>
        <w:rPr>
          <w:rFonts w:ascii="Times New Roman" w:hAnsi="Times New Roman" w:cs="Times"/>
          <w:lang w:val="en-US"/>
        </w:rPr>
        <w:t xml:space="preserve">ve led to repeat visits from graduate students and visiting faculty on sabbatical terms. </w:t>
      </w:r>
    </w:p>
    <w:p w14:paraId="0713B333" w14:textId="77777777" w:rsidR="00AF0658" w:rsidRDefault="0019677B">
      <w:pPr>
        <w:widowControl w:val="0"/>
        <w:spacing w:after="240"/>
      </w:pPr>
      <w:r>
        <w:rPr>
          <w:rFonts w:ascii="Times New Roman" w:hAnsi="Times New Roman" w:cs="Times"/>
          <w:b/>
          <w:bCs/>
          <w:lang w:val="en-US"/>
        </w:rPr>
        <w:t xml:space="preserve">2.3 Other funding sources </w:t>
      </w:r>
    </w:p>
    <w:p w14:paraId="19CE6D18" w14:textId="77777777" w:rsidR="00AF0658" w:rsidRDefault="0019677B">
      <w:pPr>
        <w:widowControl w:val="0"/>
        <w:spacing w:after="240"/>
      </w:pPr>
      <w:proofErr w:type="spellStart"/>
      <w:r>
        <w:rPr>
          <w:rFonts w:ascii="Times New Roman" w:hAnsi="Times New Roman" w:cs="Times"/>
          <w:lang w:val="en-US"/>
        </w:rPr>
        <w:t>Eawag</w:t>
      </w:r>
      <w:proofErr w:type="spellEnd"/>
      <w:r>
        <w:rPr>
          <w:rFonts w:ascii="Times New Roman" w:hAnsi="Times New Roman" w:cs="Times"/>
          <w:lang w:val="en-US"/>
        </w:rPr>
        <w:t xml:space="preserve"> will provide the necessary infrastructure for the workshop (venue, consumables, IT, etc.). No other funds are needed to support this </w:t>
      </w:r>
      <w:r>
        <w:rPr>
          <w:rFonts w:ascii="Times New Roman" w:hAnsi="Times New Roman" w:cs="Times"/>
          <w:lang w:val="en-US"/>
        </w:rPr>
        <w:t xml:space="preserve">workshop. </w:t>
      </w:r>
    </w:p>
    <w:p w14:paraId="1F3BE2B9" w14:textId="77777777" w:rsidR="00AF0658" w:rsidRDefault="0019677B">
      <w:pPr>
        <w:widowControl w:val="0"/>
        <w:spacing w:after="240"/>
      </w:pPr>
      <w:r>
        <w:rPr>
          <w:rFonts w:ascii="Times New Roman" w:hAnsi="Times New Roman" w:cs="Times"/>
          <w:b/>
          <w:bCs/>
          <w:lang w:val="en-US"/>
        </w:rPr>
        <w:t xml:space="preserve">3. Partnership aspects </w:t>
      </w:r>
    </w:p>
    <w:p w14:paraId="5775A51A" w14:textId="77777777" w:rsidR="00AF0658" w:rsidRDefault="0019677B">
      <w:pPr>
        <w:widowControl w:val="0"/>
        <w:spacing w:after="240"/>
      </w:pPr>
      <w:r>
        <w:rPr>
          <w:rFonts w:ascii="Times New Roman" w:hAnsi="Times New Roman" w:cs="Times"/>
          <w:b/>
          <w:bCs/>
          <w:lang w:val="en-US"/>
        </w:rPr>
        <w:lastRenderedPageBreak/>
        <w:t xml:space="preserve">3.1 Complementarity aspects </w:t>
      </w:r>
    </w:p>
    <w:p w14:paraId="574BC4BD" w14:textId="77777777" w:rsidR="00AF0658" w:rsidRDefault="0019677B">
      <w:pPr>
        <w:widowControl w:val="0"/>
        <w:spacing w:after="240"/>
        <w:jc w:val="both"/>
      </w:pPr>
      <w:r>
        <w:rPr>
          <w:rFonts w:ascii="Times New Roman" w:hAnsi="Times New Roman" w:cs="Times"/>
          <w:lang w:val="en-US"/>
        </w:rPr>
        <w:t>We have selected a list of participants that represent a wide range of ages, expertise, and levels of experience. We have identified a mixture of people with (</w:t>
      </w:r>
      <w:proofErr w:type="spellStart"/>
      <w:r>
        <w:rPr>
          <w:rFonts w:ascii="Times New Roman" w:hAnsi="Times New Roman" w:cs="Times"/>
          <w:lang w:val="en-US"/>
        </w:rPr>
        <w:t>i</w:t>
      </w:r>
      <w:proofErr w:type="spellEnd"/>
      <w:r>
        <w:rPr>
          <w:rFonts w:ascii="Times New Roman" w:hAnsi="Times New Roman" w:cs="Times"/>
          <w:lang w:val="en-US"/>
        </w:rPr>
        <w:t>) skills in mathematical biology</w:t>
      </w:r>
      <w:r>
        <w:rPr>
          <w:rFonts w:ascii="Times New Roman" w:hAnsi="Times New Roman" w:cs="Times"/>
          <w:lang w:val="en-US"/>
        </w:rPr>
        <w:t xml:space="preserve">, (ii) experience with software development, and (iii) strong conceptual skills in evolutionary biology, meta-ecosystem theory, model systems and field studies. </w:t>
      </w:r>
    </w:p>
    <w:p w14:paraId="10C76EE3" w14:textId="77777777" w:rsidR="00AF0658" w:rsidRDefault="0019677B">
      <w:pPr>
        <w:widowControl w:val="0"/>
        <w:spacing w:after="240"/>
      </w:pPr>
      <w:r>
        <w:rPr>
          <w:rFonts w:ascii="Times New Roman" w:hAnsi="Times New Roman" w:cs="Times"/>
          <w:b/>
          <w:bCs/>
          <w:lang w:val="en-US"/>
        </w:rPr>
        <w:t xml:space="preserve">3.2 Potential for further collaboration </w:t>
      </w:r>
    </w:p>
    <w:p w14:paraId="4DF5C757" w14:textId="77777777" w:rsidR="00AF0658" w:rsidRDefault="0019677B">
      <w:pPr>
        <w:widowControl w:val="0"/>
        <w:spacing w:after="240"/>
        <w:jc w:val="both"/>
      </w:pPr>
      <w:r>
        <w:rPr>
          <w:rFonts w:ascii="Times New Roman" w:hAnsi="Times New Roman" w:cs="Times"/>
          <w:lang w:val="en-US"/>
        </w:rPr>
        <w:t>This workshop will lead to new international collabor</w:t>
      </w:r>
      <w:r>
        <w:rPr>
          <w:rFonts w:ascii="Times New Roman" w:hAnsi="Times New Roman" w:cs="Times"/>
          <w:lang w:val="en-US"/>
        </w:rPr>
        <w:t>ations. We see great potential in linking the research of the participants to produce new synthesis in merging coevolution, interaction networks and meta-ecosystems. Specifically, deciphering the interplay between coevolution in local ecosystems for antago</w:t>
      </w:r>
      <w:r>
        <w:rPr>
          <w:rFonts w:ascii="Times New Roman" w:hAnsi="Times New Roman" w:cs="Times"/>
          <w:lang w:val="en-US"/>
        </w:rPr>
        <w:t>nistic and mutualistic interactions with the effects of migration under different landscape arrangements is a venue that can move forward the needed synthesis between the ecological and evolutionary processes that shape biodiversity. Furthermore, our under</w:t>
      </w:r>
      <w:r>
        <w:rPr>
          <w:rFonts w:ascii="Times New Roman" w:hAnsi="Times New Roman" w:cs="Times"/>
          <w:lang w:val="en-US"/>
        </w:rPr>
        <w:t xml:space="preserve">standing of </w:t>
      </w:r>
      <w:r>
        <w:rPr>
          <w:rFonts w:ascii="Times New Roman" w:hAnsi="Times New Roman" w:cs="Times"/>
          <w:lang w:val="en-GB"/>
        </w:rPr>
        <w:t xml:space="preserve">coevolution among many interacting species at different spatial scales </w:t>
      </w:r>
      <w:r>
        <w:rPr>
          <w:rFonts w:ascii="Times New Roman" w:hAnsi="Times New Roman" w:cs="Times"/>
          <w:lang w:val="en-US"/>
        </w:rPr>
        <w:t xml:space="preserve">and its effects on biodiversity dynamics and ecosystem function is just starting to emerge. Yet, the integration between robust empirical patterns and process-based models, </w:t>
      </w:r>
      <w:r>
        <w:rPr>
          <w:rFonts w:ascii="Times New Roman" w:hAnsi="Times New Roman" w:cs="Times"/>
          <w:lang w:val="en-US"/>
        </w:rPr>
        <w:t>the main aim of this workshop, is currently missing.</w:t>
      </w:r>
    </w:p>
    <w:p w14:paraId="68ED3C61" w14:textId="77777777" w:rsidR="00AF0658" w:rsidRDefault="00AF0658">
      <w:pPr>
        <w:widowControl w:val="0"/>
        <w:spacing w:after="240"/>
        <w:jc w:val="both"/>
        <w:rPr>
          <w:rFonts w:ascii="Times New Roman" w:hAnsi="Times New Roman" w:cs="Times"/>
          <w:lang w:val="en-US"/>
        </w:rPr>
      </w:pPr>
    </w:p>
    <w:p w14:paraId="70324507" w14:textId="77777777" w:rsidR="00AF0658" w:rsidRDefault="0019677B">
      <w:pPr>
        <w:widowControl w:val="0"/>
        <w:spacing w:after="240"/>
        <w:jc w:val="both"/>
      </w:pPr>
      <w:r>
        <w:rPr>
          <w:rFonts w:ascii="Times New Roman" w:hAnsi="Times New Roman" w:cs="Times"/>
          <w:sz w:val="20"/>
          <w:szCs w:val="20"/>
          <w:lang w:val="en-US"/>
        </w:rPr>
        <w:tab/>
      </w:r>
      <w:r>
        <w:rPr>
          <w:rFonts w:ascii="Times New Roman" w:hAnsi="Times New Roman" w:cs="Times"/>
          <w:sz w:val="20"/>
          <w:szCs w:val="20"/>
          <w:lang w:val="en-US"/>
        </w:rPr>
        <w:tab/>
      </w:r>
      <w:r>
        <w:rPr>
          <w:rFonts w:ascii="Times New Roman" w:hAnsi="Times New Roman" w:cs="Times"/>
          <w:sz w:val="20"/>
          <w:szCs w:val="20"/>
          <w:lang w:val="en-US"/>
        </w:rPr>
        <w:tab/>
      </w:r>
      <w:r>
        <w:rPr>
          <w:rFonts w:ascii="Times New Roman" w:hAnsi="Times New Roman" w:cs="Times"/>
          <w:sz w:val="20"/>
          <w:szCs w:val="20"/>
          <w:lang w:val="en-US"/>
        </w:rPr>
        <w:tab/>
      </w:r>
      <w:r>
        <w:rPr>
          <w:rFonts w:ascii="Times New Roman" w:hAnsi="Times New Roman" w:cs="Times"/>
          <w:sz w:val="20"/>
          <w:szCs w:val="20"/>
          <w:lang w:val="en-US"/>
        </w:rPr>
        <w:tab/>
        <w:t xml:space="preserve">       </w:t>
      </w:r>
      <w:r>
        <w:rPr>
          <w:rFonts w:ascii="Times New Roman" w:hAnsi="Times New Roman" w:cs="Times"/>
          <w:b/>
          <w:bCs/>
          <w:sz w:val="20"/>
          <w:szCs w:val="20"/>
          <w:lang w:val="en-US"/>
        </w:rPr>
        <w:t>Table 1: Empirical data</w:t>
      </w:r>
    </w:p>
    <w:tbl>
      <w:tblPr>
        <w:tblW w:w="9244" w:type="dxa"/>
        <w:tblInd w:w="-97" w:type="dxa"/>
        <w:tblBorders>
          <w:top w:val="single" w:sz="2" w:space="0" w:color="000001"/>
          <w:left w:val="single" w:sz="2" w:space="0" w:color="000001"/>
          <w:bottom w:val="single" w:sz="2" w:space="0" w:color="000001"/>
          <w:insideH w:val="single" w:sz="2" w:space="0" w:color="000001"/>
        </w:tblBorders>
        <w:tblCellMar>
          <w:top w:w="55" w:type="dxa"/>
          <w:left w:w="51" w:type="dxa"/>
          <w:bottom w:w="55" w:type="dxa"/>
          <w:right w:w="55" w:type="dxa"/>
        </w:tblCellMar>
        <w:tblLook w:val="04A0" w:firstRow="1" w:lastRow="0" w:firstColumn="1" w:lastColumn="0" w:noHBand="0" w:noVBand="1"/>
      </w:tblPr>
      <w:tblGrid>
        <w:gridCol w:w="1780"/>
        <w:gridCol w:w="1178"/>
        <w:gridCol w:w="2411"/>
        <w:gridCol w:w="1673"/>
        <w:gridCol w:w="2202"/>
      </w:tblGrid>
      <w:tr w:rsidR="00AF0658" w14:paraId="31BEA5D3" w14:textId="77777777">
        <w:tc>
          <w:tcPr>
            <w:tcW w:w="1874" w:type="dxa"/>
            <w:tcBorders>
              <w:top w:val="single" w:sz="2" w:space="0" w:color="000001"/>
              <w:left w:val="single" w:sz="2" w:space="0" w:color="000001"/>
              <w:bottom w:val="single" w:sz="2" w:space="0" w:color="000001"/>
            </w:tcBorders>
            <w:shd w:val="clear" w:color="auto" w:fill="auto"/>
            <w:tcMar>
              <w:left w:w="51" w:type="dxa"/>
            </w:tcMar>
          </w:tcPr>
          <w:p w14:paraId="538F1E0B" w14:textId="77777777" w:rsidR="00AF0658" w:rsidRDefault="00AF0658">
            <w:pPr>
              <w:pStyle w:val="TableContents"/>
              <w:rPr>
                <w:rFonts w:cs="Times"/>
                <w:b/>
                <w:bCs/>
                <w:sz w:val="20"/>
                <w:szCs w:val="20"/>
              </w:rPr>
            </w:pPr>
          </w:p>
        </w:tc>
        <w:tc>
          <w:tcPr>
            <w:tcW w:w="1182" w:type="dxa"/>
            <w:tcBorders>
              <w:top w:val="single" w:sz="2" w:space="0" w:color="000001"/>
              <w:left w:val="single" w:sz="2" w:space="0" w:color="000001"/>
              <w:bottom w:val="single" w:sz="2" w:space="0" w:color="000001"/>
            </w:tcBorders>
            <w:shd w:val="clear" w:color="auto" w:fill="auto"/>
            <w:tcMar>
              <w:left w:w="51" w:type="dxa"/>
            </w:tcMar>
          </w:tcPr>
          <w:p w14:paraId="3480799E" w14:textId="77777777" w:rsidR="00AF0658" w:rsidRDefault="0019677B">
            <w:pPr>
              <w:pStyle w:val="TableContents"/>
              <w:rPr>
                <w:rFonts w:cs="Times"/>
                <w:b/>
                <w:bCs/>
                <w:sz w:val="20"/>
                <w:szCs w:val="20"/>
              </w:rPr>
            </w:pPr>
            <w:proofErr w:type="spellStart"/>
            <w:r>
              <w:rPr>
                <w:rFonts w:cs="Times"/>
                <w:b/>
                <w:bCs/>
                <w:sz w:val="20"/>
                <w:szCs w:val="20"/>
              </w:rPr>
              <w:t>Traits</w:t>
            </w:r>
            <w:proofErr w:type="spellEnd"/>
            <w:r>
              <w:rPr>
                <w:rFonts w:cs="Times"/>
                <w:b/>
                <w:bCs/>
                <w:sz w:val="20"/>
                <w:szCs w:val="20"/>
              </w:rPr>
              <w:t xml:space="preserve"> (R/C</w:t>
            </w:r>
            <w:r>
              <w:rPr>
                <w:rStyle w:val="FootnoteAnchor"/>
                <w:rFonts w:cs="Times"/>
                <w:b/>
                <w:bCs/>
                <w:sz w:val="20"/>
                <w:szCs w:val="20"/>
              </w:rPr>
              <w:footnoteReference w:id="1"/>
            </w:r>
            <w:r>
              <w:rPr>
                <w:rFonts w:cs="Times"/>
                <w:b/>
                <w:bCs/>
                <w:sz w:val="20"/>
                <w:szCs w:val="20"/>
              </w:rPr>
              <w:t>)</w:t>
            </w:r>
          </w:p>
        </w:tc>
        <w:tc>
          <w:tcPr>
            <w:tcW w:w="2165" w:type="dxa"/>
            <w:tcBorders>
              <w:top w:val="single" w:sz="2" w:space="0" w:color="000001"/>
              <w:left w:val="single" w:sz="2" w:space="0" w:color="000001"/>
              <w:bottom w:val="single" w:sz="2" w:space="0" w:color="000001"/>
            </w:tcBorders>
            <w:shd w:val="clear" w:color="auto" w:fill="auto"/>
            <w:tcMar>
              <w:left w:w="51" w:type="dxa"/>
            </w:tcMar>
          </w:tcPr>
          <w:p w14:paraId="3FC67246" w14:textId="77777777" w:rsidR="00AF0658" w:rsidRDefault="0019677B">
            <w:pPr>
              <w:pStyle w:val="TableContents"/>
              <w:rPr>
                <w:rFonts w:cs="Times"/>
                <w:b/>
                <w:bCs/>
                <w:sz w:val="20"/>
                <w:szCs w:val="20"/>
              </w:rPr>
            </w:pPr>
            <w:r>
              <w:rPr>
                <w:rFonts w:cs="Times"/>
                <w:b/>
                <w:bCs/>
                <w:sz w:val="20"/>
                <w:szCs w:val="20"/>
              </w:rPr>
              <w:t>Space/Habitats/</w:t>
            </w:r>
            <w:proofErr w:type="spellStart"/>
            <w:r>
              <w:rPr>
                <w:rFonts w:cs="Times"/>
                <w:b/>
                <w:bCs/>
                <w:sz w:val="20"/>
                <w:szCs w:val="20"/>
              </w:rPr>
              <w:t>Distance</w:t>
            </w:r>
            <w:proofErr w:type="spellEnd"/>
            <w:r>
              <w:rPr>
                <w:rFonts w:cs="Times"/>
                <w:b/>
                <w:bCs/>
                <w:sz w:val="20"/>
                <w:szCs w:val="20"/>
              </w:rPr>
              <w:t xml:space="preserve"> </w:t>
            </w:r>
            <w:proofErr w:type="spellStart"/>
            <w:r>
              <w:rPr>
                <w:rFonts w:cs="Times"/>
                <w:b/>
                <w:bCs/>
                <w:sz w:val="20"/>
                <w:szCs w:val="20"/>
              </w:rPr>
              <w:t>matrix</w:t>
            </w:r>
            <w:proofErr w:type="spellEnd"/>
          </w:p>
        </w:tc>
        <w:tc>
          <w:tcPr>
            <w:tcW w:w="1706" w:type="dxa"/>
            <w:tcBorders>
              <w:top w:val="single" w:sz="2" w:space="0" w:color="000001"/>
              <w:left w:val="single" w:sz="2" w:space="0" w:color="000001"/>
              <w:bottom w:val="single" w:sz="2" w:space="0" w:color="000001"/>
            </w:tcBorders>
            <w:shd w:val="clear" w:color="auto" w:fill="auto"/>
            <w:tcMar>
              <w:left w:w="51" w:type="dxa"/>
            </w:tcMar>
          </w:tcPr>
          <w:p w14:paraId="3B1AB308" w14:textId="77777777" w:rsidR="00AF0658" w:rsidRDefault="0019677B">
            <w:pPr>
              <w:pStyle w:val="TableContents"/>
              <w:rPr>
                <w:rFonts w:cs="Times"/>
                <w:b/>
                <w:bCs/>
                <w:sz w:val="20"/>
                <w:szCs w:val="20"/>
              </w:rPr>
            </w:pPr>
            <w:proofErr w:type="spellStart"/>
            <w:r>
              <w:rPr>
                <w:rFonts w:cs="Times"/>
                <w:b/>
                <w:bCs/>
                <w:sz w:val="20"/>
                <w:szCs w:val="20"/>
              </w:rPr>
              <w:t>Species</w:t>
            </w:r>
            <w:proofErr w:type="spellEnd"/>
          </w:p>
        </w:tc>
        <w:tc>
          <w:tcPr>
            <w:tcW w:w="2317" w:type="dxa"/>
            <w:tcBorders>
              <w:top w:val="single" w:sz="2" w:space="0" w:color="000001"/>
              <w:left w:val="single" w:sz="2" w:space="0" w:color="000001"/>
              <w:bottom w:val="single" w:sz="2" w:space="0" w:color="000001"/>
              <w:right w:val="single" w:sz="2" w:space="0" w:color="000001"/>
            </w:tcBorders>
            <w:shd w:val="clear" w:color="auto" w:fill="auto"/>
            <w:tcMar>
              <w:left w:w="51" w:type="dxa"/>
            </w:tcMar>
          </w:tcPr>
          <w:p w14:paraId="0A531E50" w14:textId="77777777" w:rsidR="00AF0658" w:rsidRDefault="0019677B">
            <w:pPr>
              <w:pStyle w:val="TableContents"/>
              <w:rPr>
                <w:rFonts w:cs="Times"/>
                <w:b/>
                <w:bCs/>
                <w:sz w:val="20"/>
                <w:szCs w:val="20"/>
              </w:rPr>
            </w:pPr>
            <w:proofErr w:type="spellStart"/>
            <w:r>
              <w:rPr>
                <w:rFonts w:cs="Times"/>
                <w:b/>
                <w:bCs/>
                <w:sz w:val="20"/>
                <w:szCs w:val="20"/>
              </w:rPr>
              <w:t>Reference</w:t>
            </w:r>
            <w:proofErr w:type="spellEnd"/>
          </w:p>
        </w:tc>
      </w:tr>
      <w:tr w:rsidR="00AF0658" w14:paraId="158DB554" w14:textId="77777777">
        <w:trPr>
          <w:trHeight w:val="321"/>
        </w:trPr>
        <w:tc>
          <w:tcPr>
            <w:tcW w:w="1874" w:type="dxa"/>
            <w:tcBorders>
              <w:top w:val="single" w:sz="2" w:space="0" w:color="000001"/>
              <w:left w:val="single" w:sz="2" w:space="0" w:color="000001"/>
              <w:bottom w:val="single" w:sz="2" w:space="0" w:color="000001"/>
            </w:tcBorders>
            <w:shd w:val="clear" w:color="auto" w:fill="auto"/>
            <w:tcMar>
              <w:left w:w="51" w:type="dxa"/>
            </w:tcMar>
          </w:tcPr>
          <w:p w14:paraId="79EC636B" w14:textId="77777777" w:rsidR="00AF0658" w:rsidRDefault="0019677B">
            <w:pPr>
              <w:pStyle w:val="TableContents"/>
              <w:rPr>
                <w:rFonts w:cs="Times"/>
                <w:sz w:val="20"/>
                <w:szCs w:val="20"/>
              </w:rPr>
            </w:pPr>
            <w:proofErr w:type="spellStart"/>
            <w:r>
              <w:rPr>
                <w:rFonts w:cs="Times"/>
                <w:sz w:val="20"/>
                <w:szCs w:val="20"/>
              </w:rPr>
              <w:t>Plant</w:t>
            </w:r>
            <w:proofErr w:type="spellEnd"/>
            <w:r>
              <w:rPr>
                <w:rFonts w:cs="Times"/>
                <w:sz w:val="20"/>
                <w:szCs w:val="20"/>
              </w:rPr>
              <w:t>-Bird-</w:t>
            </w:r>
            <w:proofErr w:type="spellStart"/>
            <w:r>
              <w:rPr>
                <w:rFonts w:cs="Times"/>
                <w:sz w:val="20"/>
                <w:szCs w:val="20"/>
              </w:rPr>
              <w:t>Reptile</w:t>
            </w:r>
            <w:proofErr w:type="spellEnd"/>
            <w:r>
              <w:rPr>
                <w:rFonts w:cs="Times"/>
                <w:sz w:val="20"/>
                <w:szCs w:val="20"/>
              </w:rPr>
              <w:t xml:space="preserve"> </w:t>
            </w:r>
          </w:p>
        </w:tc>
        <w:tc>
          <w:tcPr>
            <w:tcW w:w="1182" w:type="dxa"/>
            <w:tcBorders>
              <w:top w:val="single" w:sz="2" w:space="0" w:color="000001"/>
              <w:left w:val="single" w:sz="2" w:space="0" w:color="000001"/>
              <w:bottom w:val="single" w:sz="2" w:space="0" w:color="000001"/>
            </w:tcBorders>
            <w:shd w:val="clear" w:color="auto" w:fill="auto"/>
            <w:tcMar>
              <w:left w:w="51" w:type="dxa"/>
            </w:tcMar>
          </w:tcPr>
          <w:p w14:paraId="7CAF02EB" w14:textId="77777777" w:rsidR="00AF0658" w:rsidRDefault="0019677B">
            <w:pPr>
              <w:pStyle w:val="TableContents"/>
              <w:rPr>
                <w:rFonts w:cs="Times"/>
                <w:sz w:val="20"/>
                <w:szCs w:val="20"/>
              </w:rPr>
            </w:pPr>
            <w:proofErr w:type="spellStart"/>
            <w:proofErr w:type="gramStart"/>
            <w:r>
              <w:rPr>
                <w:rFonts w:cs="Times"/>
                <w:sz w:val="20"/>
                <w:szCs w:val="20"/>
              </w:rPr>
              <w:t>R:No</w:t>
            </w:r>
            <w:proofErr w:type="spellEnd"/>
            <w:proofErr w:type="gramEnd"/>
            <w:r>
              <w:rPr>
                <w:rFonts w:cs="Times"/>
                <w:sz w:val="20"/>
                <w:szCs w:val="20"/>
              </w:rPr>
              <w:t>/</w:t>
            </w:r>
            <w:proofErr w:type="spellStart"/>
            <w:r>
              <w:rPr>
                <w:rFonts w:cs="Times"/>
                <w:sz w:val="20"/>
                <w:szCs w:val="20"/>
              </w:rPr>
              <w:t>C:Yes</w:t>
            </w:r>
            <w:proofErr w:type="spellEnd"/>
          </w:p>
        </w:tc>
        <w:tc>
          <w:tcPr>
            <w:tcW w:w="2165" w:type="dxa"/>
            <w:tcBorders>
              <w:top w:val="single" w:sz="2" w:space="0" w:color="000001"/>
              <w:left w:val="single" w:sz="2" w:space="0" w:color="000001"/>
              <w:bottom w:val="single" w:sz="2" w:space="0" w:color="000001"/>
            </w:tcBorders>
            <w:shd w:val="clear" w:color="auto" w:fill="auto"/>
            <w:tcMar>
              <w:left w:w="51" w:type="dxa"/>
            </w:tcMar>
          </w:tcPr>
          <w:p w14:paraId="610FE5BC" w14:textId="77777777" w:rsidR="00AF0658" w:rsidRDefault="0019677B">
            <w:pPr>
              <w:pStyle w:val="TableContents"/>
              <w:rPr>
                <w:rFonts w:cs="Times"/>
                <w:sz w:val="20"/>
                <w:szCs w:val="20"/>
              </w:rPr>
            </w:pPr>
            <w:r>
              <w:rPr>
                <w:rFonts w:cs="Times"/>
                <w:sz w:val="20"/>
                <w:szCs w:val="20"/>
              </w:rPr>
              <w:t>Yes/Yes/Yes</w:t>
            </w:r>
          </w:p>
        </w:tc>
        <w:tc>
          <w:tcPr>
            <w:tcW w:w="1706" w:type="dxa"/>
            <w:tcBorders>
              <w:top w:val="single" w:sz="2" w:space="0" w:color="000001"/>
              <w:left w:val="single" w:sz="2" w:space="0" w:color="000001"/>
              <w:bottom w:val="single" w:sz="2" w:space="0" w:color="000001"/>
            </w:tcBorders>
            <w:shd w:val="clear" w:color="auto" w:fill="auto"/>
            <w:tcMar>
              <w:left w:w="51" w:type="dxa"/>
            </w:tcMar>
          </w:tcPr>
          <w:p w14:paraId="39ED3A95" w14:textId="77777777" w:rsidR="00AF0658" w:rsidRDefault="0019677B">
            <w:pPr>
              <w:pStyle w:val="TableContents"/>
              <w:rPr>
                <w:rFonts w:cs="Times"/>
                <w:sz w:val="20"/>
                <w:szCs w:val="20"/>
              </w:rPr>
            </w:pPr>
            <w:r>
              <w:rPr>
                <w:rFonts w:cs="Times"/>
                <w:sz w:val="20"/>
                <w:szCs w:val="20"/>
              </w:rPr>
              <w:t>R:45/C:13</w:t>
            </w:r>
          </w:p>
        </w:tc>
        <w:tc>
          <w:tcPr>
            <w:tcW w:w="2317" w:type="dxa"/>
            <w:tcBorders>
              <w:top w:val="single" w:sz="2" w:space="0" w:color="000001"/>
              <w:left w:val="single" w:sz="2" w:space="0" w:color="000001"/>
              <w:bottom w:val="single" w:sz="2" w:space="0" w:color="000001"/>
              <w:right w:val="single" w:sz="2" w:space="0" w:color="000001"/>
            </w:tcBorders>
            <w:shd w:val="clear" w:color="auto" w:fill="auto"/>
            <w:tcMar>
              <w:left w:w="51" w:type="dxa"/>
            </w:tcMar>
          </w:tcPr>
          <w:p w14:paraId="5CED4570" w14:textId="77777777" w:rsidR="00AF0658" w:rsidRDefault="0019677B">
            <w:pPr>
              <w:pStyle w:val="TableContents"/>
              <w:rPr>
                <w:rFonts w:cs="Times"/>
                <w:sz w:val="20"/>
                <w:szCs w:val="20"/>
              </w:rPr>
            </w:pPr>
            <w:r>
              <w:rPr>
                <w:rFonts w:ascii="Times New Roman" w:hAnsi="Times New Roman" w:cs="Times"/>
                <w:b/>
                <w:bCs/>
                <w:i/>
                <w:iCs/>
                <w:sz w:val="20"/>
                <w:szCs w:val="20"/>
              </w:rPr>
              <w:t xml:space="preserve">Heleno et al 2012 </w:t>
            </w:r>
            <w:r>
              <w:rPr>
                <w:rFonts w:cs="Times"/>
                <w:sz w:val="20"/>
                <w:szCs w:val="20"/>
              </w:rPr>
              <w:t>(</w:t>
            </w:r>
            <w:proofErr w:type="spellStart"/>
            <w:r>
              <w:rPr>
                <w:rFonts w:cs="Times"/>
                <w:sz w:val="20"/>
                <w:szCs w:val="20"/>
              </w:rPr>
              <w:t>approx</w:t>
            </w:r>
            <w:proofErr w:type="spellEnd"/>
            <w:r>
              <w:rPr>
                <w:rFonts w:cs="Times"/>
                <w:sz w:val="20"/>
                <w:szCs w:val="20"/>
              </w:rPr>
              <w:t xml:space="preserve">. 5k </w:t>
            </w:r>
            <w:proofErr w:type="spellStart"/>
            <w:r>
              <w:rPr>
                <w:rFonts w:cs="Times"/>
                <w:sz w:val="20"/>
                <w:szCs w:val="20"/>
              </w:rPr>
              <w:t>bird-reptile</w:t>
            </w:r>
            <w:proofErr w:type="spellEnd"/>
            <w:r>
              <w:rPr>
                <w:rFonts w:cs="Times"/>
                <w:sz w:val="20"/>
                <w:szCs w:val="20"/>
              </w:rPr>
              <w:t xml:space="preserve"> </w:t>
            </w:r>
            <w:r>
              <w:rPr>
                <w:rFonts w:cs="Times"/>
                <w:sz w:val="20"/>
                <w:szCs w:val="20"/>
              </w:rPr>
              <w:t xml:space="preserve">individual </w:t>
            </w:r>
            <w:proofErr w:type="spellStart"/>
            <w:r>
              <w:rPr>
                <w:rFonts w:cs="Times"/>
                <w:sz w:val="20"/>
                <w:szCs w:val="20"/>
              </w:rPr>
              <w:t>observations</w:t>
            </w:r>
            <w:proofErr w:type="spellEnd"/>
            <w:r>
              <w:rPr>
                <w:rFonts w:cs="Times"/>
                <w:sz w:val="20"/>
                <w:szCs w:val="20"/>
              </w:rPr>
              <w:t>)</w:t>
            </w:r>
          </w:p>
        </w:tc>
      </w:tr>
      <w:tr w:rsidR="00AF0658" w14:paraId="4B8F9E01" w14:textId="77777777">
        <w:tc>
          <w:tcPr>
            <w:tcW w:w="1874" w:type="dxa"/>
            <w:tcBorders>
              <w:top w:val="single" w:sz="2" w:space="0" w:color="000001"/>
              <w:left w:val="single" w:sz="2" w:space="0" w:color="000001"/>
              <w:bottom w:val="single" w:sz="2" w:space="0" w:color="000001"/>
            </w:tcBorders>
            <w:shd w:val="clear" w:color="auto" w:fill="auto"/>
            <w:tcMar>
              <w:left w:w="51" w:type="dxa"/>
            </w:tcMar>
          </w:tcPr>
          <w:p w14:paraId="7872109C" w14:textId="77777777" w:rsidR="00AF0658" w:rsidRDefault="0019677B">
            <w:pPr>
              <w:pStyle w:val="TableContents"/>
              <w:ind w:right="-900"/>
              <w:rPr>
                <w:rFonts w:cs="Times"/>
                <w:sz w:val="20"/>
                <w:szCs w:val="20"/>
              </w:rPr>
            </w:pPr>
            <w:proofErr w:type="spellStart"/>
            <w:r>
              <w:rPr>
                <w:rFonts w:cs="Times"/>
                <w:sz w:val="20"/>
                <w:szCs w:val="20"/>
              </w:rPr>
              <w:t>Plant</w:t>
            </w:r>
            <w:proofErr w:type="spellEnd"/>
            <w:r>
              <w:rPr>
                <w:rFonts w:cs="Times"/>
                <w:sz w:val="20"/>
                <w:szCs w:val="20"/>
              </w:rPr>
              <w:t>-</w:t>
            </w:r>
          </w:p>
          <w:p w14:paraId="4AF41A3F" w14:textId="77777777" w:rsidR="00AF0658" w:rsidRDefault="0019677B">
            <w:pPr>
              <w:pStyle w:val="TableContents"/>
              <w:ind w:right="-900"/>
              <w:rPr>
                <w:rFonts w:cs="Times"/>
                <w:sz w:val="20"/>
                <w:szCs w:val="20"/>
              </w:rPr>
            </w:pPr>
            <w:proofErr w:type="spellStart"/>
            <w:r>
              <w:rPr>
                <w:rFonts w:cs="Times"/>
                <w:sz w:val="20"/>
                <w:szCs w:val="20"/>
              </w:rPr>
              <w:t>Hummingbirds</w:t>
            </w:r>
            <w:proofErr w:type="spellEnd"/>
          </w:p>
        </w:tc>
        <w:tc>
          <w:tcPr>
            <w:tcW w:w="1182" w:type="dxa"/>
            <w:tcBorders>
              <w:top w:val="single" w:sz="2" w:space="0" w:color="000001"/>
              <w:left w:val="single" w:sz="2" w:space="0" w:color="000001"/>
              <w:bottom w:val="single" w:sz="2" w:space="0" w:color="000001"/>
            </w:tcBorders>
            <w:shd w:val="clear" w:color="auto" w:fill="auto"/>
            <w:tcMar>
              <w:left w:w="51" w:type="dxa"/>
            </w:tcMar>
          </w:tcPr>
          <w:p w14:paraId="119FBA2E" w14:textId="77777777" w:rsidR="00AF0658" w:rsidRDefault="0019677B">
            <w:pPr>
              <w:pStyle w:val="TableContents"/>
              <w:rPr>
                <w:rFonts w:cs="Times"/>
                <w:sz w:val="20"/>
                <w:szCs w:val="20"/>
              </w:rPr>
            </w:pPr>
            <w:proofErr w:type="spellStart"/>
            <w:proofErr w:type="gramStart"/>
            <w:r>
              <w:rPr>
                <w:rFonts w:cs="Times"/>
                <w:sz w:val="20"/>
                <w:szCs w:val="20"/>
              </w:rPr>
              <w:t>R:Yes</w:t>
            </w:r>
            <w:proofErr w:type="spellEnd"/>
            <w:proofErr w:type="gramEnd"/>
            <w:r>
              <w:rPr>
                <w:rFonts w:cs="Times"/>
                <w:sz w:val="20"/>
                <w:szCs w:val="20"/>
              </w:rPr>
              <w:t>/</w:t>
            </w:r>
            <w:proofErr w:type="spellStart"/>
            <w:r>
              <w:rPr>
                <w:rFonts w:cs="Times"/>
                <w:sz w:val="20"/>
                <w:szCs w:val="20"/>
              </w:rPr>
              <w:t>C:Yes</w:t>
            </w:r>
            <w:proofErr w:type="spellEnd"/>
          </w:p>
        </w:tc>
        <w:tc>
          <w:tcPr>
            <w:tcW w:w="2165" w:type="dxa"/>
            <w:tcBorders>
              <w:top w:val="single" w:sz="2" w:space="0" w:color="000001"/>
              <w:left w:val="single" w:sz="2" w:space="0" w:color="000001"/>
              <w:bottom w:val="single" w:sz="2" w:space="0" w:color="000001"/>
            </w:tcBorders>
            <w:shd w:val="clear" w:color="auto" w:fill="auto"/>
            <w:tcMar>
              <w:left w:w="51" w:type="dxa"/>
            </w:tcMar>
          </w:tcPr>
          <w:p w14:paraId="37B641A4" w14:textId="77777777" w:rsidR="00AF0658" w:rsidRDefault="0019677B">
            <w:pPr>
              <w:pStyle w:val="TableContents"/>
              <w:rPr>
                <w:rFonts w:cs="Times"/>
                <w:sz w:val="20"/>
                <w:szCs w:val="20"/>
              </w:rPr>
            </w:pPr>
            <w:r>
              <w:rPr>
                <w:rFonts w:cs="Times"/>
                <w:sz w:val="20"/>
                <w:szCs w:val="20"/>
              </w:rPr>
              <w:t>Yes/</w:t>
            </w:r>
            <w:proofErr w:type="gramStart"/>
            <w:r>
              <w:rPr>
                <w:rFonts w:cs="Times"/>
                <w:sz w:val="20"/>
                <w:szCs w:val="20"/>
              </w:rPr>
              <w:t>Yes(</w:t>
            </w:r>
            <w:proofErr w:type="spellStart"/>
            <w:proofErr w:type="gramEnd"/>
            <w:r>
              <w:rPr>
                <w:rFonts w:cs="Times"/>
                <w:sz w:val="20"/>
                <w:szCs w:val="20"/>
              </w:rPr>
              <w:t>gradient</w:t>
            </w:r>
            <w:proofErr w:type="spellEnd"/>
            <w:r>
              <w:rPr>
                <w:rFonts w:cs="Times"/>
                <w:sz w:val="20"/>
                <w:szCs w:val="20"/>
              </w:rPr>
              <w:t>)/Yes</w:t>
            </w:r>
          </w:p>
        </w:tc>
        <w:tc>
          <w:tcPr>
            <w:tcW w:w="1706" w:type="dxa"/>
            <w:tcBorders>
              <w:top w:val="single" w:sz="2" w:space="0" w:color="000001"/>
              <w:left w:val="single" w:sz="2" w:space="0" w:color="000001"/>
              <w:bottom w:val="single" w:sz="2" w:space="0" w:color="000001"/>
            </w:tcBorders>
            <w:shd w:val="clear" w:color="auto" w:fill="auto"/>
            <w:tcMar>
              <w:left w:w="51" w:type="dxa"/>
            </w:tcMar>
          </w:tcPr>
          <w:p w14:paraId="6600FCA1" w14:textId="77777777" w:rsidR="00AF0658" w:rsidRDefault="0019677B">
            <w:pPr>
              <w:pStyle w:val="TableContents"/>
              <w:rPr>
                <w:rFonts w:cs="Times"/>
                <w:sz w:val="20"/>
                <w:szCs w:val="20"/>
              </w:rPr>
            </w:pPr>
            <w:r>
              <w:rPr>
                <w:rFonts w:cs="Times"/>
                <w:sz w:val="20"/>
                <w:szCs w:val="20"/>
              </w:rPr>
              <w:t xml:space="preserve">R:40/C:23 </w:t>
            </w:r>
            <w:proofErr w:type="spellStart"/>
            <w:r>
              <w:rPr>
                <w:rFonts w:cs="Times"/>
                <w:sz w:val="20"/>
                <w:szCs w:val="20"/>
              </w:rPr>
              <w:t>Genera</w:t>
            </w:r>
            <w:proofErr w:type="spellEnd"/>
          </w:p>
        </w:tc>
        <w:tc>
          <w:tcPr>
            <w:tcW w:w="2317" w:type="dxa"/>
            <w:tcBorders>
              <w:top w:val="single" w:sz="2" w:space="0" w:color="000001"/>
              <w:left w:val="single" w:sz="2" w:space="0" w:color="000001"/>
              <w:bottom w:val="single" w:sz="2" w:space="0" w:color="000001"/>
              <w:right w:val="single" w:sz="2" w:space="0" w:color="000001"/>
            </w:tcBorders>
            <w:shd w:val="clear" w:color="auto" w:fill="auto"/>
            <w:tcMar>
              <w:left w:w="51" w:type="dxa"/>
            </w:tcMar>
          </w:tcPr>
          <w:p w14:paraId="4EE89457" w14:textId="77777777" w:rsidR="00AF0658" w:rsidRDefault="0019677B">
            <w:pPr>
              <w:pStyle w:val="TableContents"/>
              <w:rPr>
                <w:rFonts w:cs="Times"/>
                <w:sz w:val="20"/>
                <w:szCs w:val="20"/>
              </w:rPr>
            </w:pPr>
            <w:r>
              <w:rPr>
                <w:rStyle w:val="Quotation"/>
                <w:rFonts w:ascii="Times New Roman" w:eastAsia="Times New Roman" w:hAnsi="Times New Roman" w:cs="Times"/>
                <w:b/>
                <w:bCs/>
                <w:iCs/>
                <w:sz w:val="20"/>
                <w:szCs w:val="20"/>
                <w:lang w:val="en-US"/>
              </w:rPr>
              <w:t>Weinstein and Graham, 2017</w:t>
            </w:r>
            <w:r>
              <w:rPr>
                <w:rFonts w:cs="Times"/>
                <w:b/>
                <w:bCs/>
                <w:i/>
                <w:iCs/>
                <w:sz w:val="20"/>
                <w:szCs w:val="20"/>
              </w:rPr>
              <w:t xml:space="preserve"> </w:t>
            </w:r>
            <w:r>
              <w:rPr>
                <w:rFonts w:cs="Times"/>
                <w:sz w:val="20"/>
                <w:szCs w:val="20"/>
              </w:rPr>
              <w:t>(</w:t>
            </w:r>
            <w:proofErr w:type="spellStart"/>
            <w:r>
              <w:rPr>
                <w:rFonts w:cs="Times"/>
                <w:sz w:val="20"/>
                <w:szCs w:val="20"/>
              </w:rPr>
              <w:t>approx</w:t>
            </w:r>
            <w:proofErr w:type="spellEnd"/>
            <w:r>
              <w:rPr>
                <w:rFonts w:cs="Times"/>
                <w:sz w:val="20"/>
                <w:szCs w:val="20"/>
              </w:rPr>
              <w:t xml:space="preserve">. 5k </w:t>
            </w:r>
            <w:proofErr w:type="spellStart"/>
            <w:r>
              <w:rPr>
                <w:rFonts w:cs="Times"/>
                <w:sz w:val="20"/>
                <w:szCs w:val="20"/>
              </w:rPr>
              <w:t>hummingbird</w:t>
            </w:r>
            <w:proofErr w:type="spellEnd"/>
            <w:r>
              <w:rPr>
                <w:rFonts w:cs="Times"/>
                <w:sz w:val="20"/>
                <w:szCs w:val="20"/>
              </w:rPr>
              <w:t xml:space="preserve"> individual </w:t>
            </w:r>
            <w:proofErr w:type="spellStart"/>
            <w:r>
              <w:rPr>
                <w:rFonts w:cs="Times"/>
                <w:sz w:val="20"/>
                <w:szCs w:val="20"/>
              </w:rPr>
              <w:t>observations</w:t>
            </w:r>
            <w:proofErr w:type="spellEnd"/>
            <w:r>
              <w:rPr>
                <w:rFonts w:cs="Times"/>
                <w:sz w:val="20"/>
                <w:szCs w:val="20"/>
              </w:rPr>
              <w:t>)</w:t>
            </w:r>
          </w:p>
        </w:tc>
      </w:tr>
      <w:tr w:rsidR="00AF0658" w14:paraId="06EA6EEC" w14:textId="77777777">
        <w:tc>
          <w:tcPr>
            <w:tcW w:w="1874" w:type="dxa"/>
            <w:tcBorders>
              <w:top w:val="single" w:sz="2" w:space="0" w:color="000001"/>
              <w:left w:val="single" w:sz="2" w:space="0" w:color="000001"/>
              <w:bottom w:val="single" w:sz="2" w:space="0" w:color="000001"/>
            </w:tcBorders>
            <w:shd w:val="clear" w:color="auto" w:fill="auto"/>
            <w:tcMar>
              <w:left w:w="51" w:type="dxa"/>
            </w:tcMar>
          </w:tcPr>
          <w:p w14:paraId="5FAD6261" w14:textId="77777777" w:rsidR="00AF0658" w:rsidRDefault="0019677B">
            <w:pPr>
              <w:pStyle w:val="TableContents"/>
              <w:rPr>
                <w:rFonts w:cs="Times"/>
                <w:sz w:val="20"/>
                <w:szCs w:val="20"/>
              </w:rPr>
            </w:pPr>
            <w:proofErr w:type="spellStart"/>
            <w:r>
              <w:rPr>
                <w:rFonts w:cs="Times"/>
                <w:sz w:val="20"/>
                <w:szCs w:val="20"/>
              </w:rPr>
              <w:t>Plant-Pollinators</w:t>
            </w:r>
            <w:proofErr w:type="spellEnd"/>
          </w:p>
        </w:tc>
        <w:tc>
          <w:tcPr>
            <w:tcW w:w="1182" w:type="dxa"/>
            <w:tcBorders>
              <w:top w:val="single" w:sz="2" w:space="0" w:color="000001"/>
              <w:left w:val="single" w:sz="2" w:space="0" w:color="000001"/>
              <w:bottom w:val="single" w:sz="2" w:space="0" w:color="000001"/>
            </w:tcBorders>
            <w:shd w:val="clear" w:color="auto" w:fill="auto"/>
            <w:tcMar>
              <w:left w:w="51" w:type="dxa"/>
            </w:tcMar>
          </w:tcPr>
          <w:p w14:paraId="19A41129" w14:textId="77777777" w:rsidR="00AF0658" w:rsidRDefault="0019677B">
            <w:pPr>
              <w:pStyle w:val="TableContents"/>
              <w:rPr>
                <w:rFonts w:cs="Times"/>
                <w:sz w:val="20"/>
                <w:szCs w:val="20"/>
              </w:rPr>
            </w:pPr>
            <w:proofErr w:type="spellStart"/>
            <w:proofErr w:type="gramStart"/>
            <w:r>
              <w:rPr>
                <w:rFonts w:cs="Times"/>
                <w:sz w:val="20"/>
                <w:szCs w:val="20"/>
              </w:rPr>
              <w:t>R:Yes</w:t>
            </w:r>
            <w:proofErr w:type="spellEnd"/>
            <w:proofErr w:type="gramEnd"/>
            <w:r>
              <w:rPr>
                <w:rFonts w:cs="Times"/>
                <w:sz w:val="20"/>
                <w:szCs w:val="20"/>
              </w:rPr>
              <w:t>/</w:t>
            </w:r>
            <w:proofErr w:type="spellStart"/>
            <w:r>
              <w:rPr>
                <w:rFonts w:cs="Times"/>
                <w:sz w:val="20"/>
                <w:szCs w:val="20"/>
              </w:rPr>
              <w:t>C:Yes</w:t>
            </w:r>
            <w:proofErr w:type="spellEnd"/>
          </w:p>
        </w:tc>
        <w:tc>
          <w:tcPr>
            <w:tcW w:w="2165" w:type="dxa"/>
            <w:tcBorders>
              <w:top w:val="single" w:sz="2" w:space="0" w:color="000001"/>
              <w:left w:val="single" w:sz="2" w:space="0" w:color="000001"/>
              <w:bottom w:val="single" w:sz="2" w:space="0" w:color="000001"/>
            </w:tcBorders>
            <w:shd w:val="clear" w:color="auto" w:fill="auto"/>
            <w:tcMar>
              <w:left w:w="51" w:type="dxa"/>
            </w:tcMar>
          </w:tcPr>
          <w:p w14:paraId="46331747" w14:textId="77777777" w:rsidR="00AF0658" w:rsidRDefault="0019677B">
            <w:pPr>
              <w:pStyle w:val="TableContents"/>
              <w:rPr>
                <w:rFonts w:cs="Times"/>
                <w:sz w:val="20"/>
                <w:szCs w:val="20"/>
              </w:rPr>
            </w:pPr>
            <w:r>
              <w:rPr>
                <w:rFonts w:cs="Times"/>
                <w:sz w:val="20"/>
                <w:szCs w:val="20"/>
              </w:rPr>
              <w:t>Yes/No/Yes</w:t>
            </w:r>
          </w:p>
        </w:tc>
        <w:tc>
          <w:tcPr>
            <w:tcW w:w="1706" w:type="dxa"/>
            <w:tcBorders>
              <w:top w:val="single" w:sz="2" w:space="0" w:color="000001"/>
              <w:left w:val="single" w:sz="2" w:space="0" w:color="000001"/>
              <w:bottom w:val="single" w:sz="2" w:space="0" w:color="000001"/>
            </w:tcBorders>
            <w:shd w:val="clear" w:color="auto" w:fill="auto"/>
            <w:tcMar>
              <w:left w:w="51" w:type="dxa"/>
            </w:tcMar>
          </w:tcPr>
          <w:p w14:paraId="3110E047" w14:textId="77777777" w:rsidR="00AF0658" w:rsidRDefault="0019677B">
            <w:pPr>
              <w:pStyle w:val="TableContents"/>
              <w:rPr>
                <w:rFonts w:cs="Times"/>
                <w:sz w:val="20"/>
                <w:szCs w:val="20"/>
              </w:rPr>
            </w:pPr>
            <w:r>
              <w:rPr>
                <w:rFonts w:cs="Times"/>
                <w:sz w:val="20"/>
                <w:szCs w:val="20"/>
              </w:rPr>
              <w:t>R:96/C:172</w:t>
            </w:r>
          </w:p>
        </w:tc>
        <w:tc>
          <w:tcPr>
            <w:tcW w:w="2317" w:type="dxa"/>
            <w:tcBorders>
              <w:top w:val="single" w:sz="2" w:space="0" w:color="000001"/>
              <w:left w:val="single" w:sz="2" w:space="0" w:color="000001"/>
              <w:bottom w:val="single" w:sz="2" w:space="0" w:color="000001"/>
              <w:right w:val="single" w:sz="2" w:space="0" w:color="000001"/>
            </w:tcBorders>
            <w:shd w:val="clear" w:color="auto" w:fill="auto"/>
            <w:tcMar>
              <w:left w:w="51" w:type="dxa"/>
            </w:tcMar>
          </w:tcPr>
          <w:p w14:paraId="6F78C354" w14:textId="77777777" w:rsidR="00AF0658" w:rsidRDefault="0019677B">
            <w:pPr>
              <w:pStyle w:val="TableContents"/>
              <w:rPr>
                <w:rFonts w:cs="Times"/>
                <w:sz w:val="20"/>
                <w:szCs w:val="20"/>
              </w:rPr>
            </w:pPr>
            <w:r>
              <w:rPr>
                <w:rFonts w:cs="Times"/>
                <w:b/>
                <w:bCs/>
                <w:i/>
                <w:iCs/>
                <w:sz w:val="20"/>
                <w:szCs w:val="20"/>
              </w:rPr>
              <w:t xml:space="preserve"> </w:t>
            </w:r>
            <w:proofErr w:type="spellStart"/>
            <w:r>
              <w:rPr>
                <w:rFonts w:ascii="Times New Roman" w:hAnsi="Times New Roman" w:cs="Times"/>
                <w:b/>
                <w:bCs/>
                <w:i/>
                <w:iCs/>
                <w:sz w:val="20"/>
                <w:szCs w:val="20"/>
                <w:lang w:val="en-GB"/>
              </w:rPr>
              <w:t>Aizen</w:t>
            </w:r>
            <w:proofErr w:type="spellEnd"/>
            <w:r>
              <w:rPr>
                <w:rFonts w:ascii="Times New Roman" w:hAnsi="Times New Roman" w:cs="Times"/>
                <w:b/>
                <w:bCs/>
                <w:i/>
                <w:iCs/>
                <w:sz w:val="20"/>
                <w:szCs w:val="20"/>
                <w:lang w:val="en-GB"/>
              </w:rPr>
              <w:t xml:space="preserve"> et al., 2016 </w:t>
            </w:r>
            <w:r>
              <w:rPr>
                <w:rFonts w:cs="Times"/>
                <w:sz w:val="20"/>
                <w:szCs w:val="20"/>
              </w:rPr>
              <w:t>(</w:t>
            </w:r>
            <w:proofErr w:type="spellStart"/>
            <w:r>
              <w:rPr>
                <w:rFonts w:cs="Times"/>
                <w:sz w:val="20"/>
                <w:szCs w:val="20"/>
              </w:rPr>
              <w:t>approx</w:t>
            </w:r>
            <w:proofErr w:type="spellEnd"/>
            <w:r>
              <w:rPr>
                <w:rFonts w:cs="Times"/>
                <w:sz w:val="20"/>
                <w:szCs w:val="20"/>
              </w:rPr>
              <w:t xml:space="preserve">. </w:t>
            </w:r>
            <w:r>
              <w:rPr>
                <w:rFonts w:cs="Times"/>
                <w:sz w:val="20"/>
                <w:szCs w:val="20"/>
              </w:rPr>
              <w:t xml:space="preserve">6k </w:t>
            </w:r>
            <w:proofErr w:type="spellStart"/>
            <w:r>
              <w:rPr>
                <w:rFonts w:cs="Times"/>
                <w:sz w:val="20"/>
                <w:szCs w:val="20"/>
              </w:rPr>
              <w:t>pollinator</w:t>
            </w:r>
            <w:proofErr w:type="spellEnd"/>
            <w:r>
              <w:rPr>
                <w:rFonts w:cs="Times"/>
                <w:sz w:val="20"/>
                <w:szCs w:val="20"/>
              </w:rPr>
              <w:t xml:space="preserve"> individual </w:t>
            </w:r>
            <w:proofErr w:type="spellStart"/>
            <w:r>
              <w:rPr>
                <w:rFonts w:cs="Times"/>
                <w:sz w:val="20"/>
                <w:szCs w:val="20"/>
              </w:rPr>
              <w:t>observations</w:t>
            </w:r>
            <w:proofErr w:type="spellEnd"/>
            <w:r>
              <w:rPr>
                <w:rFonts w:cs="Times"/>
                <w:sz w:val="20"/>
                <w:szCs w:val="20"/>
              </w:rPr>
              <w:t>)</w:t>
            </w:r>
          </w:p>
        </w:tc>
      </w:tr>
      <w:tr w:rsidR="00AF0658" w14:paraId="6C278497" w14:textId="77777777">
        <w:trPr>
          <w:trHeight w:val="435"/>
        </w:trPr>
        <w:tc>
          <w:tcPr>
            <w:tcW w:w="1874" w:type="dxa"/>
            <w:tcBorders>
              <w:top w:val="single" w:sz="2" w:space="0" w:color="000001"/>
              <w:left w:val="single" w:sz="2" w:space="0" w:color="000001"/>
              <w:bottom w:val="single" w:sz="2" w:space="0" w:color="000001"/>
            </w:tcBorders>
            <w:shd w:val="clear" w:color="auto" w:fill="auto"/>
            <w:tcMar>
              <w:left w:w="51" w:type="dxa"/>
            </w:tcMar>
          </w:tcPr>
          <w:p w14:paraId="6AADFB85" w14:textId="77777777" w:rsidR="00AF0658" w:rsidRDefault="0019677B">
            <w:pPr>
              <w:pStyle w:val="TableContents"/>
              <w:rPr>
                <w:rFonts w:cs="Times"/>
                <w:sz w:val="20"/>
                <w:szCs w:val="20"/>
              </w:rPr>
            </w:pPr>
            <w:r>
              <w:rPr>
                <w:rFonts w:cs="Times"/>
                <w:sz w:val="20"/>
                <w:szCs w:val="20"/>
              </w:rPr>
              <w:t>Host-</w:t>
            </w:r>
            <w:proofErr w:type="spellStart"/>
            <w:r>
              <w:rPr>
                <w:rFonts w:cs="Times"/>
                <w:sz w:val="20"/>
                <w:szCs w:val="20"/>
              </w:rPr>
              <w:t>virus</w:t>
            </w:r>
            <w:proofErr w:type="spellEnd"/>
          </w:p>
        </w:tc>
        <w:tc>
          <w:tcPr>
            <w:tcW w:w="1182" w:type="dxa"/>
            <w:tcBorders>
              <w:top w:val="single" w:sz="2" w:space="0" w:color="000001"/>
              <w:left w:val="single" w:sz="2" w:space="0" w:color="000001"/>
              <w:bottom w:val="single" w:sz="2" w:space="0" w:color="000001"/>
            </w:tcBorders>
            <w:shd w:val="clear" w:color="auto" w:fill="auto"/>
            <w:tcMar>
              <w:left w:w="51" w:type="dxa"/>
            </w:tcMar>
          </w:tcPr>
          <w:p w14:paraId="2F970877" w14:textId="77777777" w:rsidR="00AF0658" w:rsidRDefault="0019677B">
            <w:pPr>
              <w:pStyle w:val="TableContents"/>
              <w:rPr>
                <w:rFonts w:cs="Times"/>
                <w:sz w:val="20"/>
                <w:szCs w:val="20"/>
              </w:rPr>
            </w:pPr>
            <w:proofErr w:type="spellStart"/>
            <w:proofErr w:type="gramStart"/>
            <w:r>
              <w:rPr>
                <w:rFonts w:cs="Times"/>
                <w:sz w:val="20"/>
                <w:szCs w:val="20"/>
              </w:rPr>
              <w:t>R:Yes</w:t>
            </w:r>
            <w:proofErr w:type="spellEnd"/>
            <w:proofErr w:type="gramEnd"/>
            <w:r>
              <w:rPr>
                <w:rFonts w:cs="Times"/>
                <w:sz w:val="20"/>
                <w:szCs w:val="20"/>
              </w:rPr>
              <w:t>/</w:t>
            </w:r>
            <w:proofErr w:type="spellStart"/>
            <w:r>
              <w:rPr>
                <w:rFonts w:cs="Times"/>
                <w:sz w:val="20"/>
                <w:szCs w:val="20"/>
              </w:rPr>
              <w:t>C:Yes</w:t>
            </w:r>
            <w:proofErr w:type="spellEnd"/>
          </w:p>
        </w:tc>
        <w:tc>
          <w:tcPr>
            <w:tcW w:w="2165" w:type="dxa"/>
            <w:tcBorders>
              <w:top w:val="single" w:sz="2" w:space="0" w:color="000001"/>
              <w:left w:val="single" w:sz="2" w:space="0" w:color="000001"/>
              <w:bottom w:val="single" w:sz="2" w:space="0" w:color="000001"/>
            </w:tcBorders>
            <w:shd w:val="clear" w:color="auto" w:fill="auto"/>
            <w:tcMar>
              <w:left w:w="51" w:type="dxa"/>
            </w:tcMar>
          </w:tcPr>
          <w:p w14:paraId="502C8D54" w14:textId="77777777" w:rsidR="00AF0658" w:rsidRDefault="0019677B">
            <w:pPr>
              <w:pStyle w:val="TableContents"/>
              <w:rPr>
                <w:rFonts w:cs="Times"/>
                <w:sz w:val="20"/>
                <w:szCs w:val="20"/>
              </w:rPr>
            </w:pPr>
            <w:r>
              <w:rPr>
                <w:rFonts w:cs="Times"/>
                <w:sz w:val="20"/>
                <w:szCs w:val="20"/>
              </w:rPr>
              <w:t>No (</w:t>
            </w:r>
            <w:proofErr w:type="spellStart"/>
            <w:proofErr w:type="gramStart"/>
            <w:r>
              <w:rPr>
                <w:rFonts w:cs="Times"/>
                <w:sz w:val="20"/>
                <w:szCs w:val="20"/>
              </w:rPr>
              <w:t>replicates</w:t>
            </w:r>
            <w:proofErr w:type="spellEnd"/>
            <w:r>
              <w:rPr>
                <w:rFonts w:cs="Times"/>
                <w:sz w:val="20"/>
                <w:szCs w:val="20"/>
              </w:rPr>
              <w:t>)/</w:t>
            </w:r>
            <w:proofErr w:type="gramEnd"/>
            <w:r>
              <w:rPr>
                <w:rFonts w:cs="Times"/>
                <w:sz w:val="20"/>
                <w:szCs w:val="20"/>
              </w:rPr>
              <w:t>No/No</w:t>
            </w:r>
          </w:p>
        </w:tc>
        <w:tc>
          <w:tcPr>
            <w:tcW w:w="1706" w:type="dxa"/>
            <w:tcBorders>
              <w:top w:val="single" w:sz="2" w:space="0" w:color="000001"/>
              <w:left w:val="single" w:sz="2" w:space="0" w:color="000001"/>
              <w:bottom w:val="single" w:sz="2" w:space="0" w:color="000001"/>
            </w:tcBorders>
            <w:shd w:val="clear" w:color="auto" w:fill="auto"/>
            <w:tcMar>
              <w:left w:w="51" w:type="dxa"/>
            </w:tcMar>
          </w:tcPr>
          <w:p w14:paraId="5836B006" w14:textId="77777777" w:rsidR="00AF0658" w:rsidRDefault="0019677B">
            <w:pPr>
              <w:pStyle w:val="TableContents"/>
              <w:rPr>
                <w:rFonts w:cs="Times"/>
                <w:sz w:val="20"/>
                <w:szCs w:val="20"/>
              </w:rPr>
            </w:pPr>
            <w:proofErr w:type="spellStart"/>
            <w:proofErr w:type="gramStart"/>
            <w:r>
              <w:rPr>
                <w:rFonts w:cs="Times"/>
                <w:sz w:val="20"/>
                <w:szCs w:val="20"/>
              </w:rPr>
              <w:t>R:Types</w:t>
            </w:r>
            <w:proofErr w:type="spellEnd"/>
            <w:proofErr w:type="gramEnd"/>
            <w:r>
              <w:rPr>
                <w:rFonts w:cs="Times"/>
                <w:sz w:val="20"/>
                <w:szCs w:val="20"/>
              </w:rPr>
              <w:t>/</w:t>
            </w:r>
            <w:proofErr w:type="spellStart"/>
            <w:r>
              <w:rPr>
                <w:rFonts w:cs="Times"/>
                <w:sz w:val="20"/>
                <w:szCs w:val="20"/>
              </w:rPr>
              <w:t>Types</w:t>
            </w:r>
            <w:proofErr w:type="spellEnd"/>
          </w:p>
        </w:tc>
        <w:tc>
          <w:tcPr>
            <w:tcW w:w="2317" w:type="dxa"/>
            <w:tcBorders>
              <w:top w:val="single" w:sz="2" w:space="0" w:color="000001"/>
              <w:left w:val="single" w:sz="2" w:space="0" w:color="000001"/>
              <w:bottom w:val="single" w:sz="2" w:space="0" w:color="000001"/>
              <w:right w:val="single" w:sz="2" w:space="0" w:color="000001"/>
            </w:tcBorders>
            <w:shd w:val="clear" w:color="auto" w:fill="auto"/>
            <w:tcMar>
              <w:left w:w="51" w:type="dxa"/>
            </w:tcMar>
          </w:tcPr>
          <w:p w14:paraId="450BAE38" w14:textId="77777777" w:rsidR="00AF0658" w:rsidRDefault="0019677B">
            <w:pPr>
              <w:widowControl w:val="0"/>
              <w:spacing w:after="240"/>
              <w:jc w:val="both"/>
              <w:rPr>
                <w:rFonts w:cs="Times"/>
                <w:sz w:val="20"/>
                <w:szCs w:val="20"/>
              </w:rPr>
            </w:pPr>
            <w:proofErr w:type="spellStart"/>
            <w:r>
              <w:rPr>
                <w:rFonts w:ascii="Times New Roman" w:hAnsi="Times New Roman" w:cs="Times"/>
                <w:b/>
                <w:bCs/>
                <w:i/>
                <w:iCs/>
                <w:sz w:val="20"/>
                <w:szCs w:val="20"/>
                <w:lang w:val="en-US"/>
              </w:rPr>
              <w:t>Frickel</w:t>
            </w:r>
            <w:proofErr w:type="spellEnd"/>
            <w:r>
              <w:rPr>
                <w:rFonts w:ascii="Times New Roman" w:hAnsi="Times New Roman" w:cs="Times"/>
                <w:b/>
                <w:bCs/>
                <w:i/>
                <w:iCs/>
                <w:sz w:val="20"/>
                <w:szCs w:val="20"/>
                <w:lang w:val="en-US"/>
              </w:rPr>
              <w:t xml:space="preserve"> et al., 2016</w:t>
            </w:r>
            <w:r>
              <w:rPr>
                <w:rFonts w:ascii="Times New Roman" w:hAnsi="Times New Roman" w:cs="Times"/>
                <w:sz w:val="20"/>
                <w:szCs w:val="20"/>
                <w:lang w:val="en-US"/>
              </w:rPr>
              <w:t xml:space="preserve"> </w:t>
            </w:r>
          </w:p>
        </w:tc>
      </w:tr>
      <w:tr w:rsidR="00AF0658" w14:paraId="6BDFCA2E" w14:textId="77777777">
        <w:tc>
          <w:tcPr>
            <w:tcW w:w="1874" w:type="dxa"/>
            <w:tcBorders>
              <w:top w:val="single" w:sz="2" w:space="0" w:color="000001"/>
              <w:left w:val="single" w:sz="2" w:space="0" w:color="000001"/>
              <w:bottom w:val="single" w:sz="2" w:space="0" w:color="000001"/>
            </w:tcBorders>
            <w:shd w:val="clear" w:color="auto" w:fill="auto"/>
            <w:tcMar>
              <w:left w:w="51" w:type="dxa"/>
            </w:tcMar>
          </w:tcPr>
          <w:p w14:paraId="4316846D" w14:textId="77777777" w:rsidR="00AF0658" w:rsidRDefault="00AF0658">
            <w:pPr>
              <w:pStyle w:val="TableContents"/>
              <w:rPr>
                <w:rFonts w:cs="Times"/>
                <w:sz w:val="20"/>
                <w:szCs w:val="20"/>
              </w:rPr>
            </w:pPr>
          </w:p>
        </w:tc>
        <w:tc>
          <w:tcPr>
            <w:tcW w:w="1182" w:type="dxa"/>
            <w:tcBorders>
              <w:top w:val="single" w:sz="2" w:space="0" w:color="000001"/>
              <w:left w:val="single" w:sz="2" w:space="0" w:color="000001"/>
              <w:bottom w:val="single" w:sz="2" w:space="0" w:color="000001"/>
            </w:tcBorders>
            <w:shd w:val="clear" w:color="auto" w:fill="auto"/>
            <w:tcMar>
              <w:left w:w="51" w:type="dxa"/>
            </w:tcMar>
          </w:tcPr>
          <w:p w14:paraId="51E30EE8" w14:textId="77777777" w:rsidR="00AF0658" w:rsidRDefault="00AF0658">
            <w:pPr>
              <w:pStyle w:val="TableContents"/>
              <w:rPr>
                <w:rFonts w:cs="Times"/>
                <w:sz w:val="20"/>
                <w:szCs w:val="20"/>
              </w:rPr>
            </w:pPr>
          </w:p>
        </w:tc>
        <w:tc>
          <w:tcPr>
            <w:tcW w:w="2165" w:type="dxa"/>
            <w:tcBorders>
              <w:top w:val="single" w:sz="2" w:space="0" w:color="000001"/>
              <w:left w:val="single" w:sz="2" w:space="0" w:color="000001"/>
              <w:bottom w:val="single" w:sz="2" w:space="0" w:color="000001"/>
            </w:tcBorders>
            <w:shd w:val="clear" w:color="auto" w:fill="auto"/>
            <w:tcMar>
              <w:left w:w="51" w:type="dxa"/>
            </w:tcMar>
          </w:tcPr>
          <w:p w14:paraId="0EBFB4CC" w14:textId="77777777" w:rsidR="00AF0658" w:rsidRDefault="00AF0658">
            <w:pPr>
              <w:pStyle w:val="TableContents"/>
              <w:rPr>
                <w:rFonts w:cs="Times"/>
                <w:sz w:val="20"/>
                <w:szCs w:val="20"/>
              </w:rPr>
            </w:pPr>
          </w:p>
        </w:tc>
        <w:tc>
          <w:tcPr>
            <w:tcW w:w="1706" w:type="dxa"/>
            <w:tcBorders>
              <w:top w:val="single" w:sz="2" w:space="0" w:color="000001"/>
              <w:left w:val="single" w:sz="2" w:space="0" w:color="000001"/>
              <w:bottom w:val="single" w:sz="2" w:space="0" w:color="000001"/>
            </w:tcBorders>
            <w:shd w:val="clear" w:color="auto" w:fill="auto"/>
            <w:tcMar>
              <w:left w:w="51" w:type="dxa"/>
            </w:tcMar>
          </w:tcPr>
          <w:p w14:paraId="6B87B9C4" w14:textId="77777777" w:rsidR="00AF0658" w:rsidRDefault="00AF0658">
            <w:pPr>
              <w:pStyle w:val="TableContents"/>
              <w:rPr>
                <w:rFonts w:cs="Times"/>
                <w:sz w:val="20"/>
                <w:szCs w:val="20"/>
              </w:rPr>
            </w:pPr>
          </w:p>
        </w:tc>
        <w:tc>
          <w:tcPr>
            <w:tcW w:w="2317" w:type="dxa"/>
            <w:tcBorders>
              <w:top w:val="single" w:sz="2" w:space="0" w:color="000001"/>
              <w:left w:val="single" w:sz="2" w:space="0" w:color="000001"/>
              <w:bottom w:val="single" w:sz="2" w:space="0" w:color="000001"/>
              <w:right w:val="single" w:sz="2" w:space="0" w:color="000001"/>
            </w:tcBorders>
            <w:shd w:val="clear" w:color="auto" w:fill="auto"/>
            <w:tcMar>
              <w:left w:w="51" w:type="dxa"/>
            </w:tcMar>
          </w:tcPr>
          <w:p w14:paraId="50EE953B" w14:textId="77777777" w:rsidR="00AF0658" w:rsidRDefault="00AF0658">
            <w:pPr>
              <w:pStyle w:val="TableContents"/>
              <w:rPr>
                <w:rFonts w:cs="Times"/>
                <w:sz w:val="20"/>
                <w:szCs w:val="20"/>
              </w:rPr>
            </w:pPr>
          </w:p>
        </w:tc>
      </w:tr>
    </w:tbl>
    <w:p w14:paraId="035C2713" w14:textId="77777777" w:rsidR="00AF0658" w:rsidRDefault="00AF0658">
      <w:pPr>
        <w:widowControl w:val="0"/>
        <w:spacing w:after="240"/>
        <w:rPr>
          <w:rFonts w:ascii="Times" w:hAnsi="Times" w:cs="Times"/>
          <w:lang w:val="en-US"/>
        </w:rPr>
      </w:pPr>
    </w:p>
    <w:p w14:paraId="0153A7CC" w14:textId="77777777" w:rsidR="00AF0658" w:rsidRDefault="00AF0658">
      <w:pPr>
        <w:widowControl w:val="0"/>
        <w:spacing w:after="240"/>
        <w:rPr>
          <w:rFonts w:ascii="Times" w:hAnsi="Times" w:cs="Times"/>
          <w:lang w:val="en-US"/>
        </w:rPr>
      </w:pPr>
    </w:p>
    <w:p w14:paraId="0158F0D0" w14:textId="77777777" w:rsidR="00AF0658" w:rsidRDefault="00AF0658">
      <w:pPr>
        <w:widowControl w:val="0"/>
        <w:spacing w:after="240"/>
        <w:rPr>
          <w:rFonts w:ascii="Times" w:hAnsi="Times" w:cs="Times"/>
          <w:lang w:val="en-US"/>
        </w:rPr>
      </w:pPr>
    </w:p>
    <w:p w14:paraId="4C1B1BC7" w14:textId="77777777" w:rsidR="00AF0658" w:rsidRDefault="00AF0658">
      <w:pPr>
        <w:widowControl w:val="0"/>
        <w:spacing w:after="240"/>
        <w:rPr>
          <w:rFonts w:ascii="Times" w:hAnsi="Times" w:cs="Times"/>
          <w:lang w:val="en-US"/>
        </w:rPr>
      </w:pPr>
    </w:p>
    <w:p w14:paraId="470579D1" w14:textId="77777777" w:rsidR="00AF0658" w:rsidRDefault="00AF0658">
      <w:pPr>
        <w:widowControl w:val="0"/>
        <w:spacing w:after="240"/>
        <w:rPr>
          <w:rFonts w:ascii="Times" w:hAnsi="Times" w:cs="Times"/>
          <w:lang w:val="en-US"/>
        </w:rPr>
      </w:pPr>
    </w:p>
    <w:p w14:paraId="381F3452" w14:textId="77777777" w:rsidR="00AF0658" w:rsidRDefault="00AF0658">
      <w:pPr>
        <w:widowControl w:val="0"/>
        <w:spacing w:after="240"/>
        <w:rPr>
          <w:rFonts w:ascii="Times" w:hAnsi="Times" w:cs="Times"/>
          <w:lang w:val="en-US"/>
        </w:rPr>
      </w:pPr>
    </w:p>
    <w:p w14:paraId="20270F20" w14:textId="77777777" w:rsidR="00AF0658" w:rsidRPr="006639F7" w:rsidRDefault="0019677B">
      <w:pPr>
        <w:widowControl w:val="0"/>
        <w:spacing w:after="240"/>
        <w:rPr>
          <w:rFonts w:ascii="Times New Roman" w:hAnsi="Times New Roman" w:cs="Times New Roman"/>
          <w:sz w:val="20"/>
          <w:szCs w:val="20"/>
          <w:rPrChange w:id="43" w:author="Matías Arim" w:date="2018-05-29T09:35:00Z">
            <w:rPr/>
          </w:rPrChange>
        </w:rPr>
      </w:pPr>
      <w:r>
        <w:rPr>
          <w:rFonts w:ascii="Times New Roman" w:hAnsi="Times New Roman" w:cs="Times"/>
          <w:sz w:val="20"/>
          <w:szCs w:val="20"/>
          <w:lang w:val="en-US"/>
        </w:rPr>
        <w:t xml:space="preserve">3.3 </w:t>
      </w:r>
      <w:r w:rsidRPr="006639F7">
        <w:rPr>
          <w:rFonts w:ascii="Times New Roman" w:hAnsi="Times New Roman" w:cs="Times New Roman"/>
          <w:sz w:val="20"/>
          <w:szCs w:val="20"/>
          <w:lang w:val="en-US"/>
        </w:rPr>
        <w:t>References</w:t>
      </w:r>
    </w:p>
    <w:p w14:paraId="7782EB1C" w14:textId="2E6D8E41" w:rsidR="006639F7" w:rsidRPr="006639F7" w:rsidRDefault="006639F7" w:rsidP="00AC6C7F">
      <w:pPr>
        <w:pStyle w:val="p1"/>
        <w:spacing w:after="240"/>
        <w:ind w:left="0" w:firstLine="0"/>
        <w:rPr>
          <w:ins w:id="44" w:author="Matías Arim" w:date="2018-05-29T09:34:00Z"/>
          <w:rFonts w:ascii="Times New Roman" w:hAnsi="Times New Roman"/>
          <w:sz w:val="20"/>
          <w:szCs w:val="20"/>
          <w:rPrChange w:id="45" w:author="Matías Arim" w:date="2018-05-29T09:35:00Z">
            <w:rPr>
              <w:ins w:id="46" w:author="Matías Arim" w:date="2018-05-29T09:34:00Z"/>
              <w:rFonts w:ascii="Times New Roman" w:hAnsi="Times New Roman" w:cs="Times"/>
              <w:sz w:val="20"/>
              <w:szCs w:val="20"/>
              <w:lang w:val="en-GB"/>
            </w:rPr>
          </w:rPrChange>
        </w:rPr>
        <w:pPrChange w:id="47" w:author="Matías Arim" w:date="2018-05-29T09:50:00Z">
          <w:pPr>
            <w:widowControl w:val="0"/>
            <w:spacing w:after="240" w:line="86" w:lineRule="atLeast"/>
            <w:jc w:val="both"/>
          </w:pPr>
        </w:pPrChange>
      </w:pPr>
      <w:proofErr w:type="spellStart"/>
      <w:proofErr w:type="gramStart"/>
      <w:ins w:id="48" w:author="Matías Arim" w:date="2018-05-29T09:35:00Z">
        <w:r>
          <w:rPr>
            <w:rFonts w:ascii="Times New Roman" w:hAnsi="Times New Roman"/>
            <w:sz w:val="20"/>
            <w:szCs w:val="20"/>
          </w:rPr>
          <w:t>Ai,</w:t>
        </w:r>
        <w:r w:rsidRPr="006639F7">
          <w:rPr>
            <w:rFonts w:ascii="Times New Roman" w:hAnsi="Times New Roman"/>
            <w:sz w:val="20"/>
            <w:szCs w:val="20"/>
            <w:rPrChange w:id="49" w:author="Matías Arim" w:date="2018-05-29T09:35:00Z">
              <w:rPr/>
            </w:rPrChange>
          </w:rPr>
          <w:t>D</w:t>
        </w:r>
        <w:proofErr w:type="spellEnd"/>
        <w:r w:rsidRPr="006639F7">
          <w:rPr>
            <w:rFonts w:ascii="Times New Roman" w:hAnsi="Times New Roman"/>
            <w:sz w:val="20"/>
            <w:szCs w:val="20"/>
            <w:rPrChange w:id="50" w:author="Matías Arim" w:date="2018-05-29T09:35:00Z">
              <w:rPr/>
            </w:rPrChange>
          </w:rPr>
          <w:t>.</w:t>
        </w:r>
        <w:proofErr w:type="gramEnd"/>
        <w:r w:rsidRPr="006639F7">
          <w:rPr>
            <w:rFonts w:ascii="Times New Roman" w:hAnsi="Times New Roman"/>
            <w:sz w:val="20"/>
            <w:szCs w:val="20"/>
            <w:rPrChange w:id="51" w:author="Matías Arim" w:date="2018-05-29T09:35:00Z">
              <w:rPr/>
            </w:rPrChange>
          </w:rPr>
          <w:t xml:space="preserve">, </w:t>
        </w:r>
        <w:proofErr w:type="spellStart"/>
        <w:r w:rsidRPr="006639F7">
          <w:rPr>
            <w:rFonts w:ascii="Times New Roman" w:hAnsi="Times New Roman"/>
            <w:sz w:val="20"/>
            <w:szCs w:val="20"/>
            <w:rPrChange w:id="52" w:author="Matías Arim" w:date="2018-05-29T09:35:00Z">
              <w:rPr/>
            </w:rPrChange>
          </w:rPr>
          <w:t>Gravel</w:t>
        </w:r>
        <w:proofErr w:type="spellEnd"/>
        <w:r w:rsidRPr="006639F7">
          <w:rPr>
            <w:rFonts w:ascii="Times New Roman" w:hAnsi="Times New Roman"/>
            <w:sz w:val="20"/>
            <w:szCs w:val="20"/>
            <w:rPrChange w:id="53" w:author="Matías Arim" w:date="2018-05-29T09:35:00Z">
              <w:rPr/>
            </w:rPrChange>
          </w:rPr>
          <w:t xml:space="preserve">, D., </w:t>
        </w:r>
        <w:proofErr w:type="spellStart"/>
        <w:r w:rsidRPr="006639F7">
          <w:rPr>
            <w:rFonts w:ascii="Times New Roman" w:hAnsi="Times New Roman"/>
            <w:sz w:val="20"/>
            <w:szCs w:val="20"/>
            <w:rPrChange w:id="54" w:author="Matías Arim" w:date="2018-05-29T09:35:00Z">
              <w:rPr/>
            </w:rPrChange>
          </w:rPr>
          <w:t>Chu</w:t>
        </w:r>
        <w:proofErr w:type="spellEnd"/>
        <w:r w:rsidRPr="006639F7">
          <w:rPr>
            <w:rFonts w:ascii="Times New Roman" w:hAnsi="Times New Roman"/>
            <w:sz w:val="20"/>
            <w:szCs w:val="20"/>
            <w:rPrChange w:id="55" w:author="Matías Arim" w:date="2018-05-29T09:35:00Z">
              <w:rPr/>
            </w:rPrChange>
          </w:rPr>
          <w:t xml:space="preserve">, C. &amp; Wang, G. (2013) </w:t>
        </w:r>
        <w:proofErr w:type="spellStart"/>
        <w:r w:rsidRPr="006639F7">
          <w:rPr>
            <w:rFonts w:ascii="Times New Roman" w:hAnsi="Times New Roman"/>
            <w:sz w:val="20"/>
            <w:szCs w:val="20"/>
            <w:rPrChange w:id="56" w:author="Matías Arim" w:date="2018-05-29T09:35:00Z">
              <w:rPr/>
            </w:rPrChange>
          </w:rPr>
          <w:t>Spatial</w:t>
        </w:r>
        <w:proofErr w:type="spellEnd"/>
        <w:r w:rsidRPr="006639F7">
          <w:rPr>
            <w:rFonts w:ascii="Times New Roman" w:hAnsi="Times New Roman"/>
            <w:sz w:val="20"/>
            <w:szCs w:val="20"/>
            <w:rPrChange w:id="57" w:author="Matías Arim" w:date="2018-05-29T09:35:00Z">
              <w:rPr/>
            </w:rPrChange>
          </w:rPr>
          <w:t xml:space="preserve"> </w:t>
        </w:r>
        <w:proofErr w:type="spellStart"/>
        <w:r w:rsidRPr="006639F7">
          <w:rPr>
            <w:rFonts w:ascii="Times New Roman" w:hAnsi="Times New Roman"/>
            <w:sz w:val="20"/>
            <w:szCs w:val="20"/>
            <w:rPrChange w:id="58" w:author="Matías Arim" w:date="2018-05-29T09:35:00Z">
              <w:rPr/>
            </w:rPrChange>
          </w:rPr>
          <w:t>structures</w:t>
        </w:r>
        <w:proofErr w:type="spellEnd"/>
        <w:r w:rsidRPr="006639F7">
          <w:rPr>
            <w:rFonts w:ascii="Times New Roman" w:hAnsi="Times New Roman"/>
            <w:sz w:val="20"/>
            <w:szCs w:val="20"/>
            <w:rPrChange w:id="59" w:author="Matías Arim" w:date="2018-05-29T09:35:00Z">
              <w:rPr/>
            </w:rPrChange>
          </w:rPr>
          <w:t xml:space="preserve"> of </w:t>
        </w:r>
        <w:proofErr w:type="spellStart"/>
        <w:r w:rsidRPr="006639F7">
          <w:rPr>
            <w:rFonts w:ascii="Times New Roman" w:hAnsi="Times New Roman"/>
            <w:sz w:val="20"/>
            <w:szCs w:val="20"/>
            <w:rPrChange w:id="60" w:author="Matías Arim" w:date="2018-05-29T09:35:00Z">
              <w:rPr/>
            </w:rPrChange>
          </w:rPr>
          <w:t>the</w:t>
        </w:r>
        <w:proofErr w:type="spellEnd"/>
        <w:r w:rsidRPr="006639F7">
          <w:rPr>
            <w:rFonts w:ascii="Times New Roman" w:hAnsi="Times New Roman"/>
            <w:sz w:val="20"/>
            <w:szCs w:val="20"/>
            <w:rPrChange w:id="61" w:author="Matías Arim" w:date="2018-05-29T09:35:00Z">
              <w:rPr/>
            </w:rPrChange>
          </w:rPr>
          <w:t xml:space="preserve"> </w:t>
        </w:r>
        <w:proofErr w:type="spellStart"/>
        <w:r w:rsidRPr="006639F7">
          <w:rPr>
            <w:rFonts w:ascii="Times New Roman" w:hAnsi="Times New Roman"/>
            <w:sz w:val="20"/>
            <w:szCs w:val="20"/>
            <w:rPrChange w:id="62" w:author="Matías Arim" w:date="2018-05-29T09:35:00Z">
              <w:rPr/>
            </w:rPrChange>
          </w:rPr>
          <w:t>environment</w:t>
        </w:r>
        <w:proofErr w:type="spellEnd"/>
        <w:r w:rsidRPr="006639F7">
          <w:rPr>
            <w:rFonts w:ascii="Times New Roman" w:hAnsi="Times New Roman"/>
            <w:sz w:val="20"/>
            <w:szCs w:val="20"/>
            <w:rPrChange w:id="63" w:author="Matías Arim" w:date="2018-05-29T09:35:00Z">
              <w:rPr/>
            </w:rPrChange>
          </w:rPr>
          <w:t xml:space="preserve"> and of </w:t>
        </w:r>
        <w:proofErr w:type="spellStart"/>
        <w:r w:rsidRPr="006639F7">
          <w:rPr>
            <w:rFonts w:ascii="Times New Roman" w:hAnsi="Times New Roman"/>
            <w:sz w:val="20"/>
            <w:szCs w:val="20"/>
            <w:rPrChange w:id="64" w:author="Matías Arim" w:date="2018-05-29T09:35:00Z">
              <w:rPr/>
            </w:rPrChange>
          </w:rPr>
          <w:t>dispersal</w:t>
        </w:r>
        <w:proofErr w:type="spellEnd"/>
        <w:r w:rsidRPr="006639F7">
          <w:rPr>
            <w:rFonts w:ascii="Times New Roman" w:hAnsi="Times New Roman"/>
            <w:sz w:val="20"/>
            <w:szCs w:val="20"/>
            <w:rPrChange w:id="65" w:author="Matías Arim" w:date="2018-05-29T09:35:00Z">
              <w:rPr/>
            </w:rPrChange>
          </w:rPr>
          <w:t xml:space="preserve"> </w:t>
        </w:r>
        <w:proofErr w:type="spellStart"/>
        <w:r w:rsidRPr="006639F7">
          <w:rPr>
            <w:rFonts w:ascii="Times New Roman" w:hAnsi="Times New Roman"/>
            <w:sz w:val="20"/>
            <w:szCs w:val="20"/>
            <w:rPrChange w:id="66" w:author="Matías Arim" w:date="2018-05-29T09:35:00Z">
              <w:rPr/>
            </w:rPrChange>
          </w:rPr>
          <w:t>impact</w:t>
        </w:r>
        <w:proofErr w:type="spellEnd"/>
        <w:r w:rsidRPr="006639F7">
          <w:rPr>
            <w:rFonts w:ascii="Times New Roman" w:hAnsi="Times New Roman"/>
            <w:sz w:val="20"/>
            <w:szCs w:val="20"/>
            <w:rPrChange w:id="67" w:author="Matías Arim" w:date="2018-05-29T09:35:00Z">
              <w:rPr/>
            </w:rPrChange>
          </w:rPr>
          <w:t xml:space="preserve"> </w:t>
        </w:r>
        <w:proofErr w:type="spellStart"/>
        <w:r w:rsidRPr="006639F7">
          <w:rPr>
            <w:rFonts w:ascii="Times New Roman" w:hAnsi="Times New Roman"/>
            <w:sz w:val="20"/>
            <w:szCs w:val="20"/>
            <w:rPrChange w:id="68" w:author="Matías Arim" w:date="2018-05-29T09:35:00Z">
              <w:rPr/>
            </w:rPrChange>
          </w:rPr>
          <w:t>species</w:t>
        </w:r>
        <w:proofErr w:type="spellEnd"/>
        <w:r w:rsidRPr="006639F7">
          <w:rPr>
            <w:rFonts w:ascii="Times New Roman" w:hAnsi="Times New Roman"/>
            <w:sz w:val="20"/>
            <w:szCs w:val="20"/>
            <w:rPrChange w:id="69" w:author="Matías Arim" w:date="2018-05-29T09:35:00Z">
              <w:rPr/>
            </w:rPrChange>
          </w:rPr>
          <w:t xml:space="preserve"> </w:t>
        </w:r>
        <w:proofErr w:type="spellStart"/>
        <w:r w:rsidRPr="006639F7">
          <w:rPr>
            <w:rFonts w:ascii="Times New Roman" w:hAnsi="Times New Roman"/>
            <w:sz w:val="20"/>
            <w:szCs w:val="20"/>
            <w:rPrChange w:id="70" w:author="Matías Arim" w:date="2018-05-29T09:35:00Z">
              <w:rPr/>
            </w:rPrChange>
          </w:rPr>
          <w:t>distribution</w:t>
        </w:r>
        <w:proofErr w:type="spellEnd"/>
        <w:r w:rsidRPr="006639F7">
          <w:rPr>
            <w:rFonts w:ascii="Times New Roman" w:hAnsi="Times New Roman"/>
            <w:sz w:val="20"/>
            <w:szCs w:val="20"/>
            <w:rPrChange w:id="71" w:author="Matías Arim" w:date="2018-05-29T09:35:00Z">
              <w:rPr/>
            </w:rPrChange>
          </w:rPr>
          <w:t xml:space="preserve"> in </w:t>
        </w:r>
        <w:proofErr w:type="spellStart"/>
        <w:r w:rsidRPr="006639F7">
          <w:rPr>
            <w:rFonts w:ascii="Times New Roman" w:hAnsi="Times New Roman"/>
            <w:sz w:val="20"/>
            <w:szCs w:val="20"/>
            <w:rPrChange w:id="72" w:author="Matías Arim" w:date="2018-05-29T09:35:00Z">
              <w:rPr/>
            </w:rPrChange>
          </w:rPr>
          <w:t>competitive</w:t>
        </w:r>
        <w:proofErr w:type="spellEnd"/>
        <w:r w:rsidRPr="006639F7">
          <w:rPr>
            <w:rFonts w:ascii="Times New Roman" w:hAnsi="Times New Roman"/>
            <w:sz w:val="20"/>
            <w:szCs w:val="20"/>
            <w:rPrChange w:id="73" w:author="Matías Arim" w:date="2018-05-29T09:35:00Z">
              <w:rPr/>
            </w:rPrChange>
          </w:rPr>
          <w:t xml:space="preserve"> </w:t>
        </w:r>
        <w:proofErr w:type="spellStart"/>
        <w:r w:rsidRPr="006639F7">
          <w:rPr>
            <w:rFonts w:ascii="Times New Roman" w:hAnsi="Times New Roman"/>
            <w:sz w:val="20"/>
            <w:szCs w:val="20"/>
            <w:rPrChange w:id="74" w:author="Matías Arim" w:date="2018-05-29T09:35:00Z">
              <w:rPr/>
            </w:rPrChange>
          </w:rPr>
          <w:t>metacommunities</w:t>
        </w:r>
        <w:proofErr w:type="spellEnd"/>
        <w:r w:rsidRPr="006639F7">
          <w:rPr>
            <w:rFonts w:ascii="Times New Roman" w:hAnsi="Times New Roman"/>
            <w:sz w:val="20"/>
            <w:szCs w:val="20"/>
            <w:rPrChange w:id="75" w:author="Matías Arim" w:date="2018-05-29T09:35:00Z">
              <w:rPr/>
            </w:rPrChange>
          </w:rPr>
          <w:t xml:space="preserve">. </w:t>
        </w:r>
        <w:proofErr w:type="spellStart"/>
        <w:r w:rsidRPr="006639F7">
          <w:rPr>
            <w:rFonts w:ascii="Times New Roman" w:hAnsi="Times New Roman"/>
            <w:i/>
            <w:iCs/>
            <w:sz w:val="20"/>
            <w:szCs w:val="20"/>
            <w:rPrChange w:id="76" w:author="Matías Arim" w:date="2018-05-29T09:35:00Z">
              <w:rPr>
                <w:i/>
                <w:iCs/>
              </w:rPr>
            </w:rPrChange>
          </w:rPr>
          <w:t>PloS</w:t>
        </w:r>
        <w:proofErr w:type="spellEnd"/>
        <w:r w:rsidRPr="006639F7">
          <w:rPr>
            <w:rFonts w:ascii="Times New Roman" w:hAnsi="Times New Roman"/>
            <w:i/>
            <w:iCs/>
            <w:sz w:val="20"/>
            <w:szCs w:val="20"/>
            <w:rPrChange w:id="77" w:author="Matías Arim" w:date="2018-05-29T09:35:00Z">
              <w:rPr>
                <w:i/>
                <w:iCs/>
              </w:rPr>
            </w:rPrChange>
          </w:rPr>
          <w:t xml:space="preserve"> ONE</w:t>
        </w:r>
        <w:r w:rsidRPr="006639F7">
          <w:rPr>
            <w:rFonts w:ascii="Times New Roman" w:hAnsi="Times New Roman"/>
            <w:sz w:val="20"/>
            <w:szCs w:val="20"/>
            <w:rPrChange w:id="78" w:author="Matías Arim" w:date="2018-05-29T09:35:00Z">
              <w:rPr/>
            </w:rPrChange>
          </w:rPr>
          <w:t xml:space="preserve">, </w:t>
        </w:r>
        <w:r w:rsidRPr="006639F7">
          <w:rPr>
            <w:rFonts w:ascii="Times New Roman" w:hAnsi="Times New Roman"/>
            <w:b/>
            <w:bCs/>
            <w:sz w:val="20"/>
            <w:szCs w:val="20"/>
            <w:rPrChange w:id="79" w:author="Matías Arim" w:date="2018-05-29T09:35:00Z">
              <w:rPr>
                <w:b/>
                <w:bCs/>
              </w:rPr>
            </w:rPrChange>
          </w:rPr>
          <w:t>8</w:t>
        </w:r>
        <w:r w:rsidRPr="006639F7">
          <w:rPr>
            <w:rFonts w:ascii="Times New Roman" w:hAnsi="Times New Roman"/>
            <w:sz w:val="20"/>
            <w:szCs w:val="20"/>
          </w:rPr>
          <w:t>:</w:t>
        </w:r>
        <w:r w:rsidRPr="006639F7">
          <w:rPr>
            <w:rFonts w:ascii="Times New Roman" w:hAnsi="Times New Roman"/>
            <w:sz w:val="20"/>
            <w:szCs w:val="20"/>
            <w:rPrChange w:id="80" w:author="Matías Arim" w:date="2018-05-29T09:35:00Z">
              <w:rPr/>
            </w:rPrChange>
          </w:rPr>
          <w:t xml:space="preserve"> e68927.</w:t>
        </w:r>
      </w:ins>
    </w:p>
    <w:p w14:paraId="157BF03B" w14:textId="77777777" w:rsidR="00AF0658" w:rsidRDefault="0019677B">
      <w:pPr>
        <w:widowControl w:val="0"/>
        <w:spacing w:after="240" w:line="86" w:lineRule="atLeast"/>
        <w:jc w:val="both"/>
      </w:pPr>
      <w:proofErr w:type="spellStart"/>
      <w:r w:rsidRPr="006639F7">
        <w:rPr>
          <w:rFonts w:ascii="Times New Roman" w:hAnsi="Times New Roman" w:cs="Times New Roman"/>
          <w:sz w:val="20"/>
          <w:szCs w:val="20"/>
          <w:lang w:val="en-GB"/>
        </w:rPr>
        <w:t>A</w:t>
      </w:r>
      <w:r w:rsidRPr="006639F7">
        <w:rPr>
          <w:rFonts w:ascii="Times New Roman" w:hAnsi="Times New Roman" w:cs="Times New Roman"/>
          <w:sz w:val="20"/>
          <w:szCs w:val="20"/>
          <w:lang w:val="en-GB"/>
        </w:rPr>
        <w:t>izen</w:t>
      </w:r>
      <w:proofErr w:type="spellEnd"/>
      <w:r w:rsidRPr="006639F7">
        <w:rPr>
          <w:rFonts w:ascii="Times New Roman" w:hAnsi="Times New Roman" w:cs="Times New Roman"/>
          <w:sz w:val="20"/>
          <w:szCs w:val="20"/>
          <w:lang w:val="en-GB"/>
        </w:rPr>
        <w:t>,</w:t>
      </w:r>
      <w:r>
        <w:rPr>
          <w:rFonts w:ascii="Times New Roman" w:hAnsi="Times New Roman" w:cs="Times"/>
          <w:sz w:val="20"/>
          <w:szCs w:val="20"/>
          <w:lang w:val="en-GB"/>
        </w:rPr>
        <w:t xml:space="preserve"> M. A., </w:t>
      </w:r>
      <w:proofErr w:type="spellStart"/>
      <w:r>
        <w:rPr>
          <w:rFonts w:ascii="Times New Roman" w:hAnsi="Times New Roman" w:cs="Times"/>
          <w:sz w:val="20"/>
          <w:szCs w:val="20"/>
          <w:lang w:val="en-GB"/>
        </w:rPr>
        <w:t>Gleiser</w:t>
      </w:r>
      <w:proofErr w:type="spellEnd"/>
      <w:r>
        <w:rPr>
          <w:rFonts w:ascii="Times New Roman" w:hAnsi="Times New Roman" w:cs="Times"/>
          <w:sz w:val="20"/>
          <w:szCs w:val="20"/>
          <w:lang w:val="en-GB"/>
        </w:rPr>
        <w:t xml:space="preserve">, G., </w:t>
      </w:r>
      <w:proofErr w:type="spellStart"/>
      <w:r>
        <w:rPr>
          <w:rFonts w:ascii="Times New Roman" w:hAnsi="Times New Roman" w:cs="Times"/>
          <w:sz w:val="20"/>
          <w:szCs w:val="20"/>
          <w:lang w:val="en-GB"/>
        </w:rPr>
        <w:t>Sabatino</w:t>
      </w:r>
      <w:proofErr w:type="spellEnd"/>
      <w:r>
        <w:rPr>
          <w:rFonts w:ascii="Times New Roman" w:hAnsi="Times New Roman" w:cs="Times"/>
          <w:sz w:val="20"/>
          <w:szCs w:val="20"/>
          <w:lang w:val="en-GB"/>
        </w:rPr>
        <w:t xml:space="preserve">, M., </w:t>
      </w:r>
      <w:proofErr w:type="spellStart"/>
      <w:r>
        <w:rPr>
          <w:rFonts w:ascii="Times New Roman" w:hAnsi="Times New Roman" w:cs="Times"/>
          <w:sz w:val="20"/>
          <w:szCs w:val="20"/>
          <w:lang w:val="en-GB"/>
        </w:rPr>
        <w:t>Gilarranz</w:t>
      </w:r>
      <w:proofErr w:type="spellEnd"/>
      <w:r>
        <w:rPr>
          <w:rFonts w:ascii="Times New Roman" w:hAnsi="Times New Roman" w:cs="Times"/>
          <w:sz w:val="20"/>
          <w:szCs w:val="20"/>
          <w:lang w:val="en-GB"/>
        </w:rPr>
        <w:t xml:space="preserve">, L. J., </w:t>
      </w:r>
      <w:proofErr w:type="spellStart"/>
      <w:r>
        <w:rPr>
          <w:rFonts w:ascii="Times New Roman" w:hAnsi="Times New Roman" w:cs="Times"/>
          <w:sz w:val="20"/>
          <w:szCs w:val="20"/>
          <w:lang w:val="en-GB"/>
        </w:rPr>
        <w:t>Bascompte</w:t>
      </w:r>
      <w:proofErr w:type="spellEnd"/>
      <w:r>
        <w:rPr>
          <w:rFonts w:ascii="Times New Roman" w:hAnsi="Times New Roman" w:cs="Times"/>
          <w:sz w:val="20"/>
          <w:szCs w:val="20"/>
          <w:lang w:val="en-GB"/>
        </w:rPr>
        <w:t xml:space="preserve">, J., and </w:t>
      </w:r>
      <w:proofErr w:type="spellStart"/>
      <w:r>
        <w:rPr>
          <w:rFonts w:ascii="Times New Roman" w:hAnsi="Times New Roman" w:cs="Times"/>
          <w:sz w:val="20"/>
          <w:szCs w:val="20"/>
          <w:lang w:val="en-GB"/>
        </w:rPr>
        <w:t>Verdú</w:t>
      </w:r>
      <w:proofErr w:type="spellEnd"/>
      <w:r>
        <w:rPr>
          <w:rFonts w:ascii="Times New Roman" w:hAnsi="Times New Roman" w:cs="Times"/>
          <w:sz w:val="20"/>
          <w:szCs w:val="20"/>
          <w:lang w:val="en-GB"/>
        </w:rPr>
        <w:t xml:space="preserve">, M. (2016). The phylogenetic structure of plant-pollinator networks increases with habitat size and isolation. </w:t>
      </w:r>
      <w:r>
        <w:rPr>
          <w:rFonts w:ascii="Times New Roman" w:hAnsi="Times New Roman" w:cs="Times"/>
          <w:b/>
          <w:bCs/>
          <w:i/>
          <w:iCs/>
          <w:sz w:val="20"/>
          <w:szCs w:val="20"/>
          <w:lang w:val="en-GB"/>
        </w:rPr>
        <w:t>Ecology Letters</w:t>
      </w:r>
      <w:r>
        <w:rPr>
          <w:rFonts w:ascii="Times New Roman" w:hAnsi="Times New Roman" w:cs="Times"/>
          <w:sz w:val="20"/>
          <w:szCs w:val="20"/>
          <w:lang w:val="en-GB"/>
        </w:rPr>
        <w:t>, 19:29-36.</w:t>
      </w:r>
    </w:p>
    <w:p w14:paraId="4EBBC45A" w14:textId="77777777" w:rsidR="00AF0658" w:rsidRDefault="0019677B">
      <w:pPr>
        <w:widowControl w:val="0"/>
        <w:spacing w:after="240" w:line="86" w:lineRule="atLeast"/>
        <w:jc w:val="both"/>
      </w:pPr>
      <w:proofErr w:type="spellStart"/>
      <w:r>
        <w:rPr>
          <w:rFonts w:ascii="Times New Roman" w:hAnsi="Times New Roman" w:cs="Times"/>
          <w:sz w:val="20"/>
          <w:szCs w:val="20"/>
          <w:lang w:val="en-GB"/>
        </w:rPr>
        <w:t>Allhoff</w:t>
      </w:r>
      <w:proofErr w:type="spellEnd"/>
      <w:r>
        <w:rPr>
          <w:rFonts w:ascii="Times New Roman" w:hAnsi="Times New Roman" w:cs="Times"/>
          <w:sz w:val="20"/>
          <w:szCs w:val="20"/>
          <w:lang w:val="en-GB"/>
        </w:rPr>
        <w:t xml:space="preserve">, K.T. and </w:t>
      </w:r>
      <w:proofErr w:type="spellStart"/>
      <w:r>
        <w:rPr>
          <w:rFonts w:ascii="Times New Roman" w:hAnsi="Times New Roman" w:cs="Times"/>
          <w:sz w:val="20"/>
          <w:szCs w:val="20"/>
          <w:lang w:val="en-GB"/>
        </w:rPr>
        <w:t>Drossel</w:t>
      </w:r>
      <w:proofErr w:type="spellEnd"/>
      <w:r>
        <w:rPr>
          <w:rFonts w:ascii="Times New Roman" w:hAnsi="Times New Roman" w:cs="Times"/>
          <w:sz w:val="20"/>
          <w:szCs w:val="20"/>
          <w:lang w:val="en-GB"/>
        </w:rPr>
        <w:t>, B. (201</w:t>
      </w:r>
      <w:r>
        <w:rPr>
          <w:rFonts w:ascii="Times New Roman" w:hAnsi="Times New Roman" w:cs="Times"/>
          <w:sz w:val="20"/>
          <w:szCs w:val="20"/>
          <w:lang w:val="en-GB"/>
        </w:rPr>
        <w:t xml:space="preserve">3). When do evolutionary food web models generate complex networks? </w:t>
      </w:r>
      <w:r>
        <w:rPr>
          <w:rFonts w:ascii="Times New Roman" w:hAnsi="Times New Roman" w:cs="Times"/>
          <w:b/>
          <w:bCs/>
          <w:i/>
          <w:iCs/>
          <w:sz w:val="20"/>
          <w:szCs w:val="20"/>
          <w:lang w:val="en-GB"/>
        </w:rPr>
        <w:t xml:space="preserve">J. </w:t>
      </w:r>
      <w:proofErr w:type="spellStart"/>
      <w:r>
        <w:rPr>
          <w:rFonts w:ascii="Times New Roman" w:hAnsi="Times New Roman" w:cs="Times"/>
          <w:b/>
          <w:bCs/>
          <w:i/>
          <w:iCs/>
          <w:sz w:val="20"/>
          <w:szCs w:val="20"/>
          <w:lang w:val="en-GB"/>
        </w:rPr>
        <w:t>Theor</w:t>
      </w:r>
      <w:proofErr w:type="spellEnd"/>
      <w:r>
        <w:rPr>
          <w:rFonts w:ascii="Times New Roman" w:hAnsi="Times New Roman" w:cs="Times"/>
          <w:b/>
          <w:bCs/>
          <w:i/>
          <w:iCs/>
          <w:sz w:val="20"/>
          <w:szCs w:val="20"/>
          <w:lang w:val="en-GB"/>
        </w:rPr>
        <w:t>. Biol</w:t>
      </w:r>
      <w:r>
        <w:rPr>
          <w:rFonts w:ascii="Times New Roman" w:hAnsi="Times New Roman" w:cs="Times"/>
          <w:b/>
          <w:bCs/>
          <w:sz w:val="20"/>
          <w:szCs w:val="20"/>
          <w:lang w:val="en-GB"/>
        </w:rPr>
        <w:t>.</w:t>
      </w:r>
      <w:r>
        <w:rPr>
          <w:rFonts w:ascii="Times New Roman" w:hAnsi="Times New Roman" w:cs="Times"/>
          <w:sz w:val="20"/>
          <w:szCs w:val="20"/>
          <w:lang w:val="en-GB"/>
        </w:rPr>
        <w:t>, 334:122–129.</w:t>
      </w:r>
    </w:p>
    <w:p w14:paraId="14687E06" w14:textId="77777777" w:rsidR="00AF0658" w:rsidRDefault="0019677B">
      <w:pPr>
        <w:suppressAutoHyphens/>
        <w:spacing w:after="240" w:line="86" w:lineRule="atLeast"/>
        <w:jc w:val="both"/>
      </w:pPr>
      <w:proofErr w:type="spellStart"/>
      <w:r>
        <w:rPr>
          <w:rFonts w:ascii="Times New Roman" w:hAnsi="Times New Roman" w:cs="Times"/>
          <w:sz w:val="20"/>
          <w:szCs w:val="20"/>
          <w:lang w:val="en-US"/>
        </w:rPr>
        <w:t>Althoff</w:t>
      </w:r>
      <w:proofErr w:type="spellEnd"/>
      <w:r>
        <w:rPr>
          <w:rFonts w:ascii="Times New Roman" w:hAnsi="Times New Roman" w:cs="Times"/>
          <w:sz w:val="20"/>
          <w:szCs w:val="20"/>
          <w:lang w:val="en-US"/>
        </w:rPr>
        <w:t xml:space="preserve">, D. M., </w:t>
      </w:r>
      <w:proofErr w:type="spellStart"/>
      <w:r>
        <w:rPr>
          <w:rFonts w:ascii="Times New Roman" w:hAnsi="Times New Roman" w:cs="Times"/>
          <w:sz w:val="20"/>
          <w:szCs w:val="20"/>
          <w:lang w:val="en-US"/>
        </w:rPr>
        <w:t>Segraves</w:t>
      </w:r>
      <w:proofErr w:type="spellEnd"/>
      <w:r>
        <w:rPr>
          <w:rFonts w:ascii="Times New Roman" w:hAnsi="Times New Roman" w:cs="Times"/>
          <w:sz w:val="20"/>
          <w:szCs w:val="20"/>
          <w:lang w:val="en-US"/>
        </w:rPr>
        <w:t xml:space="preserve">, K. A., and Johnson, M. T. J. (2014). Testing for </w:t>
      </w:r>
      <w:proofErr w:type="spellStart"/>
      <w:r>
        <w:rPr>
          <w:rFonts w:ascii="Times New Roman" w:hAnsi="Times New Roman" w:cs="Times"/>
          <w:sz w:val="20"/>
          <w:szCs w:val="20"/>
          <w:lang w:val="en-US"/>
        </w:rPr>
        <w:t>coevolutionary</w:t>
      </w:r>
      <w:proofErr w:type="spellEnd"/>
      <w:r>
        <w:rPr>
          <w:rFonts w:ascii="Times New Roman" w:hAnsi="Times New Roman" w:cs="Times"/>
          <w:sz w:val="20"/>
          <w:szCs w:val="20"/>
          <w:lang w:val="en-US"/>
        </w:rPr>
        <w:t xml:space="preserve"> diversification: linking pattern with process. </w:t>
      </w:r>
      <w:r>
        <w:rPr>
          <w:rFonts w:ascii="Times New Roman" w:hAnsi="Times New Roman" w:cs="Times"/>
          <w:b/>
          <w:bCs/>
          <w:i/>
          <w:sz w:val="20"/>
          <w:szCs w:val="20"/>
          <w:lang w:val="en-US"/>
        </w:rPr>
        <w:t>Trends in Ecology and</w:t>
      </w:r>
      <w:r>
        <w:rPr>
          <w:rFonts w:ascii="Times New Roman" w:hAnsi="Times New Roman" w:cs="Times"/>
          <w:b/>
          <w:bCs/>
          <w:i/>
          <w:sz w:val="20"/>
          <w:szCs w:val="20"/>
          <w:lang w:val="en-US"/>
        </w:rPr>
        <w:t xml:space="preserve"> Evolution</w:t>
      </w:r>
      <w:r>
        <w:rPr>
          <w:rFonts w:ascii="Times New Roman" w:hAnsi="Times New Roman" w:cs="Times"/>
          <w:i/>
          <w:sz w:val="20"/>
          <w:szCs w:val="20"/>
          <w:lang w:val="en-US"/>
        </w:rPr>
        <w:t>,</w:t>
      </w:r>
      <w:r>
        <w:rPr>
          <w:rFonts w:ascii="Times New Roman" w:hAnsi="Times New Roman" w:cs="Times"/>
          <w:sz w:val="20"/>
          <w:szCs w:val="20"/>
          <w:lang w:val="en-US"/>
        </w:rPr>
        <w:t xml:space="preserve"> 29:82-89.</w:t>
      </w:r>
    </w:p>
    <w:p w14:paraId="07B7710B" w14:textId="77777777" w:rsidR="00AF0658" w:rsidRDefault="0019677B">
      <w:pPr>
        <w:spacing w:line="86" w:lineRule="atLeast"/>
      </w:pPr>
      <w:proofErr w:type="spellStart"/>
      <w:r>
        <w:rPr>
          <w:rFonts w:ascii="Times New Roman" w:eastAsia="Times New Roman" w:hAnsi="Times New Roman" w:cs="Times New Roman"/>
          <w:color w:val="222222"/>
          <w:sz w:val="20"/>
          <w:szCs w:val="20"/>
          <w:shd w:val="clear" w:color="auto" w:fill="FFFFFF"/>
          <w:lang w:val="en-US" w:eastAsia="es-ES"/>
        </w:rPr>
        <w:t>Astegiano</w:t>
      </w:r>
      <w:proofErr w:type="spellEnd"/>
      <w:r>
        <w:rPr>
          <w:rFonts w:ascii="Times New Roman" w:eastAsia="Times New Roman" w:hAnsi="Times New Roman" w:cs="Times New Roman"/>
          <w:color w:val="222222"/>
          <w:sz w:val="20"/>
          <w:szCs w:val="20"/>
          <w:shd w:val="clear" w:color="auto" w:fill="FFFFFF"/>
          <w:lang w:val="en-US" w:eastAsia="es-ES"/>
        </w:rPr>
        <w:t xml:space="preserve">, J., </w:t>
      </w:r>
      <w:proofErr w:type="spellStart"/>
      <w:r>
        <w:rPr>
          <w:rFonts w:ascii="Times New Roman" w:eastAsia="Times New Roman" w:hAnsi="Times New Roman" w:cs="Times New Roman"/>
          <w:color w:val="222222"/>
          <w:sz w:val="20"/>
          <w:szCs w:val="20"/>
          <w:shd w:val="clear" w:color="auto" w:fill="FFFFFF"/>
          <w:lang w:val="en-US" w:eastAsia="es-ES"/>
        </w:rPr>
        <w:t>Guimarães</w:t>
      </w:r>
      <w:proofErr w:type="spellEnd"/>
      <w:r>
        <w:rPr>
          <w:rFonts w:ascii="Times New Roman" w:eastAsia="Times New Roman" w:hAnsi="Times New Roman" w:cs="Times New Roman"/>
          <w:color w:val="222222"/>
          <w:sz w:val="20"/>
          <w:szCs w:val="20"/>
          <w:shd w:val="clear" w:color="auto" w:fill="FFFFFF"/>
          <w:lang w:val="en-US" w:eastAsia="es-ES"/>
        </w:rPr>
        <w:t xml:space="preserve"> Jr, P. R., </w:t>
      </w:r>
      <w:proofErr w:type="spellStart"/>
      <w:r>
        <w:rPr>
          <w:rFonts w:ascii="Times New Roman" w:eastAsia="Times New Roman" w:hAnsi="Times New Roman" w:cs="Times New Roman"/>
          <w:color w:val="222222"/>
          <w:sz w:val="20"/>
          <w:szCs w:val="20"/>
          <w:shd w:val="clear" w:color="auto" w:fill="FFFFFF"/>
          <w:lang w:val="en-US" w:eastAsia="es-ES"/>
        </w:rPr>
        <w:t>Cheptou</w:t>
      </w:r>
      <w:proofErr w:type="spellEnd"/>
      <w:r>
        <w:rPr>
          <w:rFonts w:ascii="Times New Roman" w:eastAsia="Times New Roman" w:hAnsi="Times New Roman" w:cs="Times New Roman"/>
          <w:color w:val="222222"/>
          <w:sz w:val="20"/>
          <w:szCs w:val="20"/>
          <w:shd w:val="clear" w:color="auto" w:fill="FFFFFF"/>
          <w:lang w:val="en-US" w:eastAsia="es-ES"/>
        </w:rPr>
        <w:t xml:space="preserve">, P. O., Vidal, M. M., </w:t>
      </w:r>
      <w:proofErr w:type="spellStart"/>
      <w:r>
        <w:rPr>
          <w:rFonts w:ascii="Times New Roman" w:eastAsia="Times New Roman" w:hAnsi="Times New Roman" w:cs="Times New Roman"/>
          <w:color w:val="222222"/>
          <w:sz w:val="20"/>
          <w:szCs w:val="20"/>
          <w:shd w:val="clear" w:color="auto" w:fill="FFFFFF"/>
          <w:lang w:val="en-US" w:eastAsia="es-ES"/>
        </w:rPr>
        <w:t>Mandai</w:t>
      </w:r>
      <w:proofErr w:type="spellEnd"/>
      <w:r>
        <w:rPr>
          <w:rFonts w:ascii="Times New Roman" w:eastAsia="Times New Roman" w:hAnsi="Times New Roman" w:cs="Times New Roman"/>
          <w:color w:val="222222"/>
          <w:sz w:val="20"/>
          <w:szCs w:val="20"/>
          <w:shd w:val="clear" w:color="auto" w:fill="FFFFFF"/>
          <w:lang w:val="en-US" w:eastAsia="es-ES"/>
        </w:rPr>
        <w:t xml:space="preserve">, C. Y., Ashworth, L., and </w:t>
      </w:r>
      <w:proofErr w:type="spellStart"/>
      <w:r>
        <w:rPr>
          <w:rFonts w:ascii="Times New Roman" w:eastAsia="Times New Roman" w:hAnsi="Times New Roman" w:cs="Times New Roman"/>
          <w:color w:val="222222"/>
          <w:sz w:val="20"/>
          <w:szCs w:val="20"/>
          <w:shd w:val="clear" w:color="auto" w:fill="FFFFFF"/>
          <w:lang w:val="en-US" w:eastAsia="es-ES"/>
        </w:rPr>
        <w:t>Massol</w:t>
      </w:r>
      <w:proofErr w:type="spellEnd"/>
      <w:r>
        <w:rPr>
          <w:rFonts w:ascii="Times New Roman" w:eastAsia="Times New Roman" w:hAnsi="Times New Roman" w:cs="Times New Roman"/>
          <w:color w:val="222222"/>
          <w:sz w:val="20"/>
          <w:szCs w:val="20"/>
          <w:shd w:val="clear" w:color="auto" w:fill="FFFFFF"/>
          <w:lang w:val="en-US" w:eastAsia="es-ES"/>
        </w:rPr>
        <w:t xml:space="preserve">, F. (2015). Persistence of plants and pollinators in the face of habitat loss: insights from trait-based metacommunity models. </w:t>
      </w:r>
      <w:r>
        <w:rPr>
          <w:rFonts w:ascii="Times New Roman" w:eastAsia="Times New Roman" w:hAnsi="Times New Roman" w:cs="Times New Roman"/>
          <w:b/>
          <w:i/>
          <w:iCs/>
          <w:color w:val="222222"/>
          <w:sz w:val="20"/>
          <w:szCs w:val="20"/>
          <w:lang w:val="en-US" w:eastAsia="es-ES"/>
        </w:rPr>
        <w:t>A</w:t>
      </w:r>
      <w:r>
        <w:rPr>
          <w:rFonts w:ascii="Times New Roman" w:eastAsia="Times New Roman" w:hAnsi="Times New Roman" w:cs="Times New Roman"/>
          <w:b/>
          <w:i/>
          <w:iCs/>
          <w:color w:val="222222"/>
          <w:sz w:val="20"/>
          <w:szCs w:val="20"/>
          <w:lang w:val="en-US" w:eastAsia="es-ES"/>
        </w:rPr>
        <w:t>dvances in Ecological Research</w:t>
      </w:r>
      <w:r>
        <w:rPr>
          <w:rFonts w:ascii="Times New Roman" w:eastAsia="Times New Roman" w:hAnsi="Times New Roman" w:cs="Times New Roman"/>
          <w:i/>
          <w:iCs/>
          <w:color w:val="222222"/>
          <w:sz w:val="20"/>
          <w:szCs w:val="20"/>
          <w:lang w:val="en-US" w:eastAsia="es-ES"/>
        </w:rPr>
        <w:t>,</w:t>
      </w:r>
      <w:r>
        <w:rPr>
          <w:rFonts w:ascii="Times New Roman" w:eastAsia="Times New Roman" w:hAnsi="Times New Roman" w:cs="Times New Roman"/>
          <w:color w:val="222222"/>
          <w:sz w:val="20"/>
          <w:szCs w:val="20"/>
          <w:shd w:val="clear" w:color="auto" w:fill="FFFFFF"/>
          <w:lang w:val="en-US" w:eastAsia="es-ES"/>
        </w:rPr>
        <w:t xml:space="preserve"> 53:201-257. </w:t>
      </w:r>
    </w:p>
    <w:p w14:paraId="237863B4" w14:textId="77777777" w:rsidR="00AF0658" w:rsidRDefault="0019677B">
      <w:pPr>
        <w:suppressAutoHyphens/>
        <w:spacing w:before="240" w:after="240" w:line="86" w:lineRule="atLeast"/>
        <w:jc w:val="both"/>
      </w:pPr>
      <w:proofErr w:type="spellStart"/>
      <w:r>
        <w:rPr>
          <w:rFonts w:ascii="Times New Roman" w:hAnsi="Times New Roman" w:cs="Times"/>
          <w:sz w:val="20"/>
          <w:szCs w:val="20"/>
          <w:lang w:val="en-US"/>
        </w:rPr>
        <w:t>Andreazzi</w:t>
      </w:r>
      <w:proofErr w:type="spellEnd"/>
      <w:r>
        <w:rPr>
          <w:rFonts w:ascii="Times New Roman" w:hAnsi="Times New Roman" w:cs="Times"/>
          <w:sz w:val="20"/>
          <w:szCs w:val="20"/>
          <w:lang w:val="en-US"/>
        </w:rPr>
        <w:t xml:space="preserve">, C. S., </w:t>
      </w:r>
      <w:proofErr w:type="spellStart"/>
      <w:r>
        <w:rPr>
          <w:rFonts w:ascii="Times New Roman" w:hAnsi="Times New Roman" w:cs="Times"/>
          <w:sz w:val="20"/>
          <w:szCs w:val="20"/>
          <w:lang w:val="en-US"/>
        </w:rPr>
        <w:t>Guimarães</w:t>
      </w:r>
      <w:proofErr w:type="spellEnd"/>
      <w:r>
        <w:rPr>
          <w:rFonts w:ascii="Times New Roman" w:hAnsi="Times New Roman" w:cs="Times"/>
          <w:sz w:val="20"/>
          <w:szCs w:val="20"/>
          <w:lang w:val="en-US"/>
        </w:rPr>
        <w:t xml:space="preserve">, P. R., and </w:t>
      </w:r>
      <w:proofErr w:type="spellStart"/>
      <w:r>
        <w:rPr>
          <w:rFonts w:ascii="Times New Roman" w:hAnsi="Times New Roman" w:cs="Times"/>
          <w:sz w:val="20"/>
          <w:szCs w:val="20"/>
          <w:lang w:val="en-US"/>
        </w:rPr>
        <w:t>Melián</w:t>
      </w:r>
      <w:proofErr w:type="spellEnd"/>
      <w:r>
        <w:rPr>
          <w:rFonts w:ascii="Times New Roman" w:hAnsi="Times New Roman" w:cs="Times"/>
          <w:sz w:val="20"/>
          <w:szCs w:val="20"/>
          <w:lang w:val="en-US"/>
        </w:rPr>
        <w:t xml:space="preserve">, C. J. (2018) </w:t>
      </w:r>
      <w:r>
        <w:rPr>
          <w:rStyle w:val="StrongEmphasis"/>
          <w:rFonts w:ascii="Times New Roman" w:hAnsi="Times New Roman" w:cs="Times"/>
          <w:b w:val="0"/>
          <w:bCs w:val="0"/>
          <w:sz w:val="20"/>
          <w:szCs w:val="20"/>
          <w:lang w:val="en-US"/>
        </w:rPr>
        <w:t xml:space="preserve">Eco-evolutionary feedbacks promote fluctuating selection and long-term stability of antagonistic networks, </w:t>
      </w:r>
      <w:r>
        <w:rPr>
          <w:rStyle w:val="nfasis"/>
          <w:rFonts w:ascii="Times New Roman" w:hAnsi="Times New Roman" w:cs="Times"/>
          <w:b/>
          <w:bCs/>
          <w:sz w:val="20"/>
          <w:szCs w:val="20"/>
          <w:lang w:val="en-US"/>
        </w:rPr>
        <w:t xml:space="preserve">Proceedings of the Royal Society B: </w:t>
      </w:r>
      <w:r>
        <w:rPr>
          <w:rStyle w:val="nfasis"/>
          <w:rFonts w:ascii="Times New Roman" w:hAnsi="Times New Roman" w:cs="Times New Roman"/>
          <w:b/>
          <w:bCs/>
          <w:sz w:val="20"/>
          <w:szCs w:val="20"/>
          <w:lang w:val="en-US"/>
        </w:rPr>
        <w:t>Biological science</w:t>
      </w:r>
      <w:r>
        <w:rPr>
          <w:rFonts w:ascii="Times New Roman" w:hAnsi="Times New Roman" w:cs="Times New Roman"/>
          <w:sz w:val="20"/>
          <w:szCs w:val="20"/>
          <w:lang w:val="en-US"/>
        </w:rPr>
        <w:t>, 285:20172596.</w:t>
      </w:r>
    </w:p>
    <w:p w14:paraId="5C95A66A" w14:textId="77777777" w:rsidR="00AF0658" w:rsidRDefault="0019677B">
      <w:pPr>
        <w:pStyle w:val="LO-normal"/>
        <w:spacing w:before="240" w:after="240" w:line="86" w:lineRule="atLeast"/>
        <w:jc w:val="both"/>
      </w:pPr>
      <w:r>
        <w:rPr>
          <w:rFonts w:ascii="Times New Roman" w:eastAsia="Cabin" w:hAnsi="Times New Roman" w:cs="Times New Roman"/>
          <w:color w:val="222222"/>
          <w:sz w:val="20"/>
          <w:szCs w:val="20"/>
          <w:highlight w:val="white"/>
        </w:rPr>
        <w:t xml:space="preserve">Borthagaray, A. I., </w:t>
      </w:r>
      <w:proofErr w:type="spellStart"/>
      <w:r>
        <w:rPr>
          <w:rFonts w:ascii="Times New Roman" w:eastAsia="Cabin" w:hAnsi="Times New Roman" w:cs="Times New Roman"/>
          <w:color w:val="222222"/>
          <w:sz w:val="20"/>
          <w:szCs w:val="20"/>
          <w:highlight w:val="white"/>
        </w:rPr>
        <w:t>Barreneche</w:t>
      </w:r>
      <w:proofErr w:type="spellEnd"/>
      <w:r>
        <w:rPr>
          <w:rFonts w:ascii="Times New Roman" w:eastAsia="Cabin" w:hAnsi="Times New Roman" w:cs="Times New Roman"/>
          <w:color w:val="222222"/>
          <w:sz w:val="20"/>
          <w:szCs w:val="20"/>
          <w:highlight w:val="white"/>
        </w:rPr>
        <w:t xml:space="preserve">, J. M., </w:t>
      </w:r>
      <w:proofErr w:type="spellStart"/>
      <w:r>
        <w:rPr>
          <w:rFonts w:ascii="Times New Roman" w:eastAsia="Cabin" w:hAnsi="Times New Roman" w:cs="Times New Roman"/>
          <w:color w:val="222222"/>
          <w:sz w:val="20"/>
          <w:szCs w:val="20"/>
          <w:highlight w:val="white"/>
        </w:rPr>
        <w:t>Abades</w:t>
      </w:r>
      <w:proofErr w:type="spellEnd"/>
      <w:r>
        <w:rPr>
          <w:rFonts w:ascii="Times New Roman" w:eastAsia="Cabin" w:hAnsi="Times New Roman" w:cs="Times New Roman"/>
          <w:color w:val="222222"/>
          <w:sz w:val="20"/>
          <w:szCs w:val="20"/>
          <w:highlight w:val="white"/>
        </w:rPr>
        <w:t xml:space="preserve">, S., &amp; Arim, M. (2014a) Modularity along organism dispersal gradients challenges a prevailing view of abrupt transitions in animal landscape perception. </w:t>
      </w:r>
      <w:proofErr w:type="spellStart"/>
      <w:r>
        <w:rPr>
          <w:rFonts w:ascii="Times New Roman" w:eastAsia="Cabin" w:hAnsi="Times New Roman" w:cs="Times New Roman"/>
          <w:b/>
          <w:i/>
          <w:color w:val="222222"/>
          <w:sz w:val="20"/>
          <w:szCs w:val="20"/>
        </w:rPr>
        <w:t>Ecography</w:t>
      </w:r>
      <w:proofErr w:type="spellEnd"/>
      <w:r>
        <w:rPr>
          <w:rFonts w:ascii="Times New Roman" w:eastAsia="Cabin" w:hAnsi="Times New Roman" w:cs="Times New Roman"/>
          <w:color w:val="222222"/>
          <w:sz w:val="20"/>
          <w:szCs w:val="20"/>
          <w:highlight w:val="white"/>
        </w:rPr>
        <w:t xml:space="preserve">, </w:t>
      </w:r>
      <w:r>
        <w:rPr>
          <w:rFonts w:ascii="Times New Roman" w:eastAsia="Cabin" w:hAnsi="Times New Roman" w:cs="Times New Roman"/>
          <w:color w:val="222222"/>
          <w:sz w:val="20"/>
          <w:szCs w:val="20"/>
        </w:rPr>
        <w:t>37</w:t>
      </w:r>
      <w:r>
        <w:rPr>
          <w:rFonts w:ascii="Times New Roman" w:eastAsia="Cabin" w:hAnsi="Times New Roman" w:cs="Times New Roman"/>
          <w:color w:val="222222"/>
          <w:sz w:val="20"/>
          <w:szCs w:val="20"/>
          <w:highlight w:val="white"/>
        </w:rPr>
        <w:t>:564-571.</w:t>
      </w:r>
    </w:p>
    <w:p w14:paraId="741E08EC" w14:textId="77777777" w:rsidR="00AF0658" w:rsidRDefault="0019677B">
      <w:pPr>
        <w:pStyle w:val="LO-normal"/>
        <w:spacing w:before="240" w:after="240" w:line="86" w:lineRule="atLeast"/>
        <w:jc w:val="both"/>
      </w:pPr>
      <w:r>
        <w:rPr>
          <w:rFonts w:ascii="Times New Roman" w:eastAsia="Cabin" w:hAnsi="Times New Roman" w:cs="Times New Roman"/>
          <w:color w:val="222222"/>
          <w:sz w:val="20"/>
          <w:szCs w:val="20"/>
          <w:highlight w:val="white"/>
        </w:rPr>
        <w:t xml:space="preserve">Borthagaray, A. I., Arim, M., &amp; </w:t>
      </w:r>
      <w:proofErr w:type="spellStart"/>
      <w:r>
        <w:rPr>
          <w:rFonts w:ascii="Times New Roman" w:eastAsia="Cabin" w:hAnsi="Times New Roman" w:cs="Times New Roman"/>
          <w:color w:val="222222"/>
          <w:sz w:val="20"/>
          <w:szCs w:val="20"/>
          <w:highlight w:val="white"/>
        </w:rPr>
        <w:t>Marquet</w:t>
      </w:r>
      <w:proofErr w:type="spellEnd"/>
      <w:r>
        <w:rPr>
          <w:rFonts w:ascii="Times New Roman" w:eastAsia="Cabin" w:hAnsi="Times New Roman" w:cs="Times New Roman"/>
          <w:color w:val="222222"/>
          <w:sz w:val="20"/>
          <w:szCs w:val="20"/>
          <w:highlight w:val="white"/>
        </w:rPr>
        <w:t xml:space="preserve">, P. (2014b). Inferring species roles in metacommunity structure from species coexistence networks. </w:t>
      </w:r>
      <w:r>
        <w:rPr>
          <w:rFonts w:ascii="Times New Roman" w:eastAsia="Cabin" w:hAnsi="Times New Roman" w:cs="Times New Roman"/>
          <w:b/>
          <w:i/>
          <w:color w:val="222222"/>
          <w:sz w:val="20"/>
          <w:szCs w:val="20"/>
          <w:highlight w:val="white"/>
        </w:rPr>
        <w:t>Proceedings of the Royal Society B</w:t>
      </w:r>
      <w:r>
        <w:rPr>
          <w:rFonts w:ascii="Times New Roman" w:eastAsia="Cabin" w:hAnsi="Times New Roman" w:cs="Times New Roman"/>
          <w:i/>
          <w:color w:val="222222"/>
          <w:sz w:val="20"/>
          <w:szCs w:val="20"/>
          <w:highlight w:val="white"/>
        </w:rPr>
        <w:t>,</w:t>
      </w:r>
      <w:r>
        <w:rPr>
          <w:rFonts w:ascii="Times New Roman" w:eastAsia="Cabin" w:hAnsi="Times New Roman" w:cs="Times New Roman"/>
          <w:color w:val="222222"/>
          <w:sz w:val="20"/>
          <w:szCs w:val="20"/>
          <w:highlight w:val="white"/>
        </w:rPr>
        <w:t xml:space="preserve"> 281:20141425.</w:t>
      </w:r>
    </w:p>
    <w:p w14:paraId="3F492C76" w14:textId="77777777" w:rsidR="00AF0658" w:rsidRDefault="0019677B">
      <w:pPr>
        <w:pStyle w:val="LO-normal"/>
        <w:spacing w:before="240" w:after="240" w:line="86" w:lineRule="atLeast"/>
        <w:jc w:val="both"/>
      </w:pPr>
      <w:r>
        <w:rPr>
          <w:rFonts w:ascii="Times New Roman" w:eastAsia="Cabin" w:hAnsi="Times New Roman" w:cs="Times New Roman"/>
          <w:color w:val="222222"/>
          <w:sz w:val="20"/>
          <w:szCs w:val="20"/>
          <w:highlight w:val="white"/>
        </w:rPr>
        <w:t xml:space="preserve">Borthagaray, A. I., </w:t>
      </w:r>
      <w:proofErr w:type="spellStart"/>
      <w:r>
        <w:rPr>
          <w:rFonts w:ascii="Times New Roman" w:eastAsia="Cabin" w:hAnsi="Times New Roman" w:cs="Times New Roman"/>
          <w:color w:val="222222"/>
          <w:sz w:val="20"/>
          <w:szCs w:val="20"/>
          <w:highlight w:val="white"/>
        </w:rPr>
        <w:t>Pinelli</w:t>
      </w:r>
      <w:proofErr w:type="spellEnd"/>
      <w:r>
        <w:rPr>
          <w:rFonts w:ascii="Times New Roman" w:eastAsia="Cabin" w:hAnsi="Times New Roman" w:cs="Times New Roman"/>
          <w:color w:val="222222"/>
          <w:sz w:val="20"/>
          <w:szCs w:val="20"/>
          <w:highlight w:val="white"/>
        </w:rPr>
        <w:t xml:space="preserve">, V., </w:t>
      </w:r>
      <w:proofErr w:type="spellStart"/>
      <w:r>
        <w:rPr>
          <w:rFonts w:ascii="Times New Roman" w:eastAsia="Cabin" w:hAnsi="Times New Roman" w:cs="Times New Roman"/>
          <w:color w:val="222222"/>
          <w:sz w:val="20"/>
          <w:szCs w:val="20"/>
          <w:highlight w:val="white"/>
        </w:rPr>
        <w:t>Berazategui</w:t>
      </w:r>
      <w:proofErr w:type="spellEnd"/>
      <w:r>
        <w:rPr>
          <w:rFonts w:ascii="Times New Roman" w:eastAsia="Cabin" w:hAnsi="Times New Roman" w:cs="Times New Roman"/>
          <w:color w:val="222222"/>
          <w:sz w:val="20"/>
          <w:szCs w:val="20"/>
          <w:highlight w:val="white"/>
        </w:rPr>
        <w:t>, M., Rodriguez-Tricot,</w:t>
      </w:r>
      <w:r>
        <w:rPr>
          <w:rFonts w:ascii="Times New Roman" w:eastAsia="Cabin" w:hAnsi="Times New Roman" w:cs="Times New Roman"/>
          <w:color w:val="222222"/>
          <w:sz w:val="20"/>
          <w:szCs w:val="20"/>
          <w:highlight w:val="white"/>
        </w:rPr>
        <w:t xml:space="preserve"> L., &amp; Arim, M. (2015a) Effects of metacommunity networks on local community structures: from theoretical predictions to empirical evaluations. </w:t>
      </w:r>
      <w:r>
        <w:rPr>
          <w:rFonts w:ascii="Times New Roman" w:eastAsia="Cabin" w:hAnsi="Times New Roman" w:cs="Times New Roman"/>
          <w:i/>
          <w:color w:val="222222"/>
          <w:sz w:val="20"/>
          <w:szCs w:val="20"/>
        </w:rPr>
        <w:t>Aquatic functional biodiversity: an ecological and evolutionary perspective. Academic Press, Cambridge</w:t>
      </w:r>
      <w:r>
        <w:rPr>
          <w:rFonts w:ascii="Times New Roman" w:eastAsia="Cabin" w:hAnsi="Times New Roman" w:cs="Times New Roman"/>
          <w:color w:val="222222"/>
          <w:sz w:val="20"/>
          <w:szCs w:val="20"/>
          <w:highlight w:val="white"/>
        </w:rPr>
        <w:t>, 75-111.</w:t>
      </w:r>
    </w:p>
    <w:p w14:paraId="753B85E7" w14:textId="77777777" w:rsidR="00AF0658" w:rsidRDefault="0019677B">
      <w:pPr>
        <w:suppressAutoHyphens/>
        <w:spacing w:before="240" w:after="240" w:line="86" w:lineRule="atLeast"/>
        <w:jc w:val="both"/>
      </w:pPr>
      <w:proofErr w:type="spellStart"/>
      <w:r>
        <w:rPr>
          <w:rFonts w:ascii="Times New Roman" w:hAnsi="Times New Roman" w:cs="Times New Roman"/>
          <w:sz w:val="20"/>
          <w:szCs w:val="20"/>
          <w:lang w:val="en-GB"/>
        </w:rPr>
        <w:t>Doebeli</w:t>
      </w:r>
      <w:proofErr w:type="spellEnd"/>
      <w:r>
        <w:rPr>
          <w:rFonts w:ascii="Times New Roman" w:hAnsi="Times New Roman" w:cs="Times New Roman"/>
          <w:sz w:val="20"/>
          <w:szCs w:val="20"/>
          <w:lang w:val="en-GB"/>
        </w:rPr>
        <w:t xml:space="preserve">, M., and </w:t>
      </w:r>
      <w:proofErr w:type="spellStart"/>
      <w:r>
        <w:rPr>
          <w:rFonts w:ascii="Times New Roman" w:hAnsi="Times New Roman" w:cs="Times New Roman"/>
          <w:sz w:val="20"/>
          <w:szCs w:val="20"/>
          <w:lang w:val="en-GB"/>
        </w:rPr>
        <w:t>Ispolatov</w:t>
      </w:r>
      <w:proofErr w:type="spellEnd"/>
      <w:r>
        <w:rPr>
          <w:rFonts w:ascii="Times New Roman" w:hAnsi="Times New Roman" w:cs="Times New Roman"/>
          <w:sz w:val="20"/>
          <w:szCs w:val="20"/>
          <w:lang w:val="en-GB"/>
        </w:rPr>
        <w:t xml:space="preserve">, I. (2017). Diversity and </w:t>
      </w:r>
      <w:proofErr w:type="spellStart"/>
      <w:r>
        <w:rPr>
          <w:rFonts w:ascii="Times New Roman" w:hAnsi="Times New Roman" w:cs="Times New Roman"/>
          <w:sz w:val="20"/>
          <w:szCs w:val="20"/>
          <w:lang w:val="en-GB"/>
        </w:rPr>
        <w:t>coevolutionary</w:t>
      </w:r>
      <w:proofErr w:type="spellEnd"/>
      <w:r>
        <w:rPr>
          <w:rFonts w:ascii="Times New Roman" w:hAnsi="Times New Roman" w:cs="Times New Roman"/>
          <w:sz w:val="20"/>
          <w:szCs w:val="20"/>
          <w:lang w:val="en-GB"/>
        </w:rPr>
        <w:t xml:space="preserve"> dynamics in high-dimensional</w:t>
      </w:r>
      <w:r>
        <w:rPr>
          <w:rFonts w:ascii="Times New Roman" w:hAnsi="Times New Roman" w:cs="Times"/>
          <w:sz w:val="20"/>
          <w:szCs w:val="20"/>
          <w:lang w:val="en-GB"/>
        </w:rPr>
        <w:t xml:space="preserve"> phenotype spaces. </w:t>
      </w:r>
      <w:r>
        <w:rPr>
          <w:rFonts w:ascii="Times New Roman" w:hAnsi="Times New Roman" w:cs="Times"/>
          <w:b/>
          <w:bCs/>
          <w:i/>
          <w:iCs/>
          <w:color w:val="000000"/>
          <w:sz w:val="20"/>
          <w:szCs w:val="20"/>
          <w:lang w:val="en-GB"/>
        </w:rPr>
        <w:t>The American Naturalist</w:t>
      </w:r>
      <w:r>
        <w:rPr>
          <w:rFonts w:ascii="Times New Roman" w:hAnsi="Times New Roman" w:cs="Times"/>
          <w:sz w:val="20"/>
          <w:szCs w:val="20"/>
          <w:lang w:val="en-GB"/>
        </w:rPr>
        <w:t>, 189:105-120.</w:t>
      </w:r>
    </w:p>
    <w:p w14:paraId="078CE35C" w14:textId="77777777" w:rsidR="00AF0658" w:rsidRDefault="0019677B">
      <w:pPr>
        <w:suppressAutoHyphens/>
        <w:spacing w:after="240" w:line="86" w:lineRule="atLeast"/>
        <w:jc w:val="both"/>
      </w:pPr>
      <w:r>
        <w:rPr>
          <w:rFonts w:ascii="Times New Roman" w:hAnsi="Times New Roman" w:cs="Times"/>
          <w:sz w:val="20"/>
          <w:szCs w:val="20"/>
          <w:lang w:val="en-GB"/>
        </w:rPr>
        <w:t xml:space="preserve">DeLong, J.P. and </w:t>
      </w:r>
      <w:proofErr w:type="spellStart"/>
      <w:r>
        <w:rPr>
          <w:rFonts w:ascii="Times New Roman" w:hAnsi="Times New Roman" w:cs="Times"/>
          <w:sz w:val="20"/>
          <w:szCs w:val="20"/>
          <w:lang w:val="en-GB"/>
        </w:rPr>
        <w:t>Gibert</w:t>
      </w:r>
      <w:proofErr w:type="spellEnd"/>
      <w:r>
        <w:rPr>
          <w:rFonts w:ascii="Times New Roman" w:hAnsi="Times New Roman" w:cs="Times"/>
          <w:sz w:val="20"/>
          <w:szCs w:val="20"/>
          <w:lang w:val="en-GB"/>
        </w:rPr>
        <w:t xml:space="preserve">, J.P. (2016) Gillespie eco-evolutionary models (GEMs) reveal the role of heritable trait variation in eco-evolutionary dynamics. </w:t>
      </w:r>
      <w:r>
        <w:rPr>
          <w:rFonts w:ascii="Times New Roman" w:hAnsi="Times New Roman" w:cs="Times"/>
          <w:b/>
          <w:bCs/>
          <w:i/>
          <w:iCs/>
          <w:sz w:val="20"/>
          <w:szCs w:val="20"/>
          <w:lang w:val="en-GB"/>
        </w:rPr>
        <w:t xml:space="preserve">Ecol. </w:t>
      </w:r>
      <w:proofErr w:type="spellStart"/>
      <w:r>
        <w:rPr>
          <w:rFonts w:ascii="Times New Roman" w:hAnsi="Times New Roman" w:cs="Times"/>
          <w:b/>
          <w:bCs/>
          <w:i/>
          <w:iCs/>
          <w:sz w:val="20"/>
          <w:szCs w:val="20"/>
          <w:lang w:val="en-GB"/>
        </w:rPr>
        <w:t>Evol</w:t>
      </w:r>
      <w:proofErr w:type="spellEnd"/>
      <w:r>
        <w:rPr>
          <w:rFonts w:ascii="Times New Roman" w:hAnsi="Times New Roman" w:cs="Times"/>
          <w:sz w:val="20"/>
          <w:szCs w:val="20"/>
          <w:lang w:val="en-GB"/>
        </w:rPr>
        <w:t>., 6:935–945.</w:t>
      </w:r>
    </w:p>
    <w:p w14:paraId="42FAFE63" w14:textId="77777777" w:rsidR="00AF0658" w:rsidRDefault="0019677B">
      <w:pPr>
        <w:suppressAutoHyphens/>
        <w:spacing w:after="240" w:line="86" w:lineRule="atLeast"/>
        <w:jc w:val="both"/>
      </w:pPr>
      <w:proofErr w:type="spellStart"/>
      <w:r>
        <w:rPr>
          <w:rFonts w:ascii="Times New Roman" w:hAnsi="Times New Roman" w:cs="Times"/>
          <w:sz w:val="20"/>
          <w:szCs w:val="20"/>
          <w:lang w:val="en-GB"/>
        </w:rPr>
        <w:t>Doebeli</w:t>
      </w:r>
      <w:proofErr w:type="spellEnd"/>
      <w:r>
        <w:rPr>
          <w:rFonts w:ascii="Times New Roman" w:hAnsi="Times New Roman" w:cs="Times"/>
          <w:sz w:val="20"/>
          <w:szCs w:val="20"/>
          <w:lang w:val="en-GB"/>
        </w:rPr>
        <w:t>, M. (2011). Adaptive Diversification. Princeton Univ. Press, Princeton.</w:t>
      </w:r>
    </w:p>
    <w:p w14:paraId="31FDFE1F" w14:textId="77777777" w:rsidR="00AF0658" w:rsidRPr="006639F7" w:rsidRDefault="0019677B" w:rsidP="006639F7">
      <w:pPr>
        <w:suppressAutoHyphens/>
        <w:spacing w:after="240" w:line="86" w:lineRule="atLeast"/>
        <w:jc w:val="both"/>
        <w:rPr>
          <w:ins w:id="81" w:author="Matías Arim" w:date="2018-05-29T09:31:00Z"/>
          <w:rFonts w:ascii="Times New Roman" w:hAnsi="Times New Roman" w:cs="Times New Roman"/>
          <w:sz w:val="20"/>
          <w:szCs w:val="20"/>
          <w:lang w:val="en-GB"/>
        </w:rPr>
      </w:pPr>
      <w:proofErr w:type="spellStart"/>
      <w:r>
        <w:rPr>
          <w:rFonts w:ascii="Times New Roman" w:hAnsi="Times New Roman" w:cs="Times"/>
          <w:sz w:val="20"/>
          <w:szCs w:val="20"/>
          <w:lang w:val="en-GB"/>
        </w:rPr>
        <w:t>Guimarães</w:t>
      </w:r>
      <w:proofErr w:type="spellEnd"/>
      <w:r>
        <w:rPr>
          <w:rFonts w:ascii="Times New Roman" w:hAnsi="Times New Roman" w:cs="Times"/>
          <w:sz w:val="20"/>
          <w:szCs w:val="20"/>
          <w:lang w:val="en-GB"/>
        </w:rPr>
        <w:t xml:space="preserve">, P.R., </w:t>
      </w:r>
      <w:proofErr w:type="spellStart"/>
      <w:r>
        <w:rPr>
          <w:rFonts w:ascii="Times New Roman" w:hAnsi="Times New Roman" w:cs="Times"/>
          <w:sz w:val="20"/>
          <w:szCs w:val="20"/>
          <w:lang w:val="en-GB"/>
        </w:rPr>
        <w:t>Jordano</w:t>
      </w:r>
      <w:proofErr w:type="spellEnd"/>
      <w:r>
        <w:rPr>
          <w:rFonts w:ascii="Times New Roman" w:hAnsi="Times New Roman" w:cs="Times"/>
          <w:sz w:val="20"/>
          <w:szCs w:val="20"/>
          <w:lang w:val="en-GB"/>
        </w:rPr>
        <w:t xml:space="preserve">, P. &amp; Thompson, J.N. (2011). Evolution and coevolution in mutualistic networks. </w:t>
      </w:r>
      <w:r w:rsidRPr="006639F7">
        <w:rPr>
          <w:rFonts w:ascii="Times New Roman" w:hAnsi="Times New Roman" w:cs="Times New Roman"/>
          <w:b/>
          <w:bCs/>
          <w:i/>
          <w:iCs/>
          <w:sz w:val="20"/>
          <w:szCs w:val="20"/>
          <w:lang w:val="en-GB"/>
        </w:rPr>
        <w:t>Ecology Letters</w:t>
      </w:r>
      <w:r w:rsidRPr="006639F7">
        <w:rPr>
          <w:rFonts w:ascii="Times New Roman" w:hAnsi="Times New Roman" w:cs="Times New Roman"/>
          <w:sz w:val="20"/>
          <w:szCs w:val="20"/>
          <w:lang w:val="en-GB"/>
        </w:rPr>
        <w:t>, 14:877–85.</w:t>
      </w:r>
    </w:p>
    <w:p w14:paraId="586A22EE" w14:textId="5715B9BA" w:rsidR="006639F7" w:rsidRPr="006639F7" w:rsidRDefault="006639F7" w:rsidP="00AC6C7F">
      <w:pPr>
        <w:pStyle w:val="p1"/>
        <w:spacing w:after="240"/>
        <w:ind w:left="0" w:firstLine="0"/>
        <w:rPr>
          <w:rFonts w:ascii="Times New Roman" w:hAnsi="Times New Roman"/>
          <w:sz w:val="20"/>
          <w:szCs w:val="20"/>
          <w:rPrChange w:id="82" w:author="Matías Arim" w:date="2018-05-29T09:33:00Z">
            <w:rPr/>
          </w:rPrChange>
        </w:rPr>
        <w:pPrChange w:id="83" w:author="Matías Arim" w:date="2018-05-29T09:50:00Z">
          <w:pPr>
            <w:suppressAutoHyphens/>
            <w:spacing w:after="240" w:line="86" w:lineRule="atLeast"/>
            <w:jc w:val="both"/>
          </w:pPr>
        </w:pPrChange>
      </w:pPr>
      <w:ins w:id="84" w:author="Matías Arim" w:date="2018-05-29T09:33:00Z">
        <w:r w:rsidRPr="006639F7">
          <w:rPr>
            <w:rStyle w:val="s1"/>
            <w:rFonts w:ascii="Times New Roman" w:hAnsi="Times New Roman"/>
            <w:sz w:val="20"/>
            <w:szCs w:val="20"/>
            <w:rPrChange w:id="85" w:author="Matías Arim" w:date="2018-05-29T09:33:00Z">
              <w:rPr>
                <w:rStyle w:val="s1"/>
              </w:rPr>
            </w:rPrChange>
          </w:rPr>
          <w:t>Gilbert</w:t>
        </w:r>
        <w:r w:rsidRPr="006639F7">
          <w:rPr>
            <w:rFonts w:ascii="Times New Roman" w:hAnsi="Times New Roman"/>
            <w:sz w:val="20"/>
            <w:szCs w:val="20"/>
            <w:rPrChange w:id="86" w:author="Matías Arim" w:date="2018-05-29T09:33:00Z">
              <w:rPr/>
            </w:rPrChange>
          </w:rPr>
          <w:t xml:space="preserve">, B. &amp; </w:t>
        </w:r>
        <w:proofErr w:type="spellStart"/>
        <w:r w:rsidRPr="006639F7">
          <w:rPr>
            <w:rFonts w:ascii="Times New Roman" w:hAnsi="Times New Roman"/>
            <w:sz w:val="20"/>
            <w:szCs w:val="20"/>
            <w:rPrChange w:id="87" w:author="Matías Arim" w:date="2018-05-29T09:33:00Z">
              <w:rPr/>
            </w:rPrChange>
          </w:rPr>
          <w:t>Levine</w:t>
        </w:r>
        <w:proofErr w:type="spellEnd"/>
        <w:r w:rsidRPr="006639F7">
          <w:rPr>
            <w:rFonts w:ascii="Times New Roman" w:hAnsi="Times New Roman"/>
            <w:sz w:val="20"/>
            <w:szCs w:val="20"/>
            <w:rPrChange w:id="88" w:author="Matías Arim" w:date="2018-05-29T09:33:00Z">
              <w:rPr/>
            </w:rPrChange>
          </w:rPr>
          <w:t xml:space="preserve">, J.M. (2017) </w:t>
        </w:r>
        <w:proofErr w:type="spellStart"/>
        <w:r w:rsidRPr="006639F7">
          <w:rPr>
            <w:rFonts w:ascii="Times New Roman" w:hAnsi="Times New Roman"/>
            <w:sz w:val="20"/>
            <w:szCs w:val="20"/>
            <w:rPrChange w:id="89" w:author="Matías Arim" w:date="2018-05-29T09:33:00Z">
              <w:rPr/>
            </w:rPrChange>
          </w:rPr>
          <w:t>Ecological</w:t>
        </w:r>
        <w:proofErr w:type="spellEnd"/>
        <w:r w:rsidRPr="006639F7">
          <w:rPr>
            <w:rFonts w:ascii="Times New Roman" w:hAnsi="Times New Roman"/>
            <w:sz w:val="20"/>
            <w:szCs w:val="20"/>
            <w:rPrChange w:id="90" w:author="Matías Arim" w:date="2018-05-29T09:33:00Z">
              <w:rPr/>
            </w:rPrChange>
          </w:rPr>
          <w:t xml:space="preserve"> </w:t>
        </w:r>
        <w:proofErr w:type="spellStart"/>
        <w:r w:rsidRPr="006639F7">
          <w:rPr>
            <w:rFonts w:ascii="Times New Roman" w:hAnsi="Times New Roman"/>
            <w:sz w:val="20"/>
            <w:szCs w:val="20"/>
            <w:rPrChange w:id="91" w:author="Matías Arim" w:date="2018-05-29T09:33:00Z">
              <w:rPr/>
            </w:rPrChange>
          </w:rPr>
          <w:t>drift</w:t>
        </w:r>
        <w:proofErr w:type="spellEnd"/>
        <w:r w:rsidRPr="006639F7">
          <w:rPr>
            <w:rFonts w:ascii="Times New Roman" w:hAnsi="Times New Roman"/>
            <w:sz w:val="20"/>
            <w:szCs w:val="20"/>
            <w:rPrChange w:id="92" w:author="Matías Arim" w:date="2018-05-29T09:33:00Z">
              <w:rPr/>
            </w:rPrChange>
          </w:rPr>
          <w:t xml:space="preserve"> and </w:t>
        </w:r>
        <w:proofErr w:type="spellStart"/>
        <w:r w:rsidRPr="006639F7">
          <w:rPr>
            <w:rFonts w:ascii="Times New Roman" w:hAnsi="Times New Roman"/>
            <w:sz w:val="20"/>
            <w:szCs w:val="20"/>
            <w:rPrChange w:id="93" w:author="Matías Arim" w:date="2018-05-29T09:33:00Z">
              <w:rPr/>
            </w:rPrChange>
          </w:rPr>
          <w:t>the</w:t>
        </w:r>
        <w:proofErr w:type="spellEnd"/>
        <w:r w:rsidRPr="006639F7">
          <w:rPr>
            <w:rFonts w:ascii="Times New Roman" w:hAnsi="Times New Roman"/>
            <w:sz w:val="20"/>
            <w:szCs w:val="20"/>
            <w:rPrChange w:id="94" w:author="Matías Arim" w:date="2018-05-29T09:33:00Z">
              <w:rPr/>
            </w:rPrChange>
          </w:rPr>
          <w:t xml:space="preserve"> </w:t>
        </w:r>
        <w:proofErr w:type="spellStart"/>
        <w:r w:rsidRPr="006639F7">
          <w:rPr>
            <w:rFonts w:ascii="Times New Roman" w:hAnsi="Times New Roman"/>
            <w:sz w:val="20"/>
            <w:szCs w:val="20"/>
            <w:rPrChange w:id="95" w:author="Matías Arim" w:date="2018-05-29T09:33:00Z">
              <w:rPr/>
            </w:rPrChange>
          </w:rPr>
          <w:t>distribution</w:t>
        </w:r>
        <w:proofErr w:type="spellEnd"/>
        <w:r w:rsidRPr="006639F7">
          <w:rPr>
            <w:rFonts w:ascii="Times New Roman" w:hAnsi="Times New Roman"/>
            <w:sz w:val="20"/>
            <w:szCs w:val="20"/>
            <w:rPrChange w:id="96" w:author="Matías Arim" w:date="2018-05-29T09:33:00Z">
              <w:rPr/>
            </w:rPrChange>
          </w:rPr>
          <w:t xml:space="preserve"> of </w:t>
        </w:r>
        <w:proofErr w:type="spellStart"/>
        <w:r w:rsidRPr="006639F7">
          <w:rPr>
            <w:rFonts w:ascii="Times New Roman" w:hAnsi="Times New Roman"/>
            <w:sz w:val="20"/>
            <w:szCs w:val="20"/>
            <w:rPrChange w:id="97" w:author="Matías Arim" w:date="2018-05-29T09:33:00Z">
              <w:rPr/>
            </w:rPrChange>
          </w:rPr>
          <w:t>species</w:t>
        </w:r>
        <w:proofErr w:type="spellEnd"/>
        <w:r w:rsidRPr="006639F7">
          <w:rPr>
            <w:rFonts w:ascii="Times New Roman" w:hAnsi="Times New Roman"/>
            <w:sz w:val="20"/>
            <w:szCs w:val="20"/>
            <w:rPrChange w:id="98" w:author="Matías Arim" w:date="2018-05-29T09:33:00Z">
              <w:rPr/>
            </w:rPrChange>
          </w:rPr>
          <w:t xml:space="preserve"> </w:t>
        </w:r>
        <w:proofErr w:type="spellStart"/>
        <w:r w:rsidRPr="006639F7">
          <w:rPr>
            <w:rFonts w:ascii="Times New Roman" w:hAnsi="Times New Roman"/>
            <w:sz w:val="20"/>
            <w:szCs w:val="20"/>
            <w:rPrChange w:id="99" w:author="Matías Arim" w:date="2018-05-29T09:33:00Z">
              <w:rPr/>
            </w:rPrChange>
          </w:rPr>
          <w:t>diversity</w:t>
        </w:r>
        <w:proofErr w:type="spellEnd"/>
        <w:r w:rsidRPr="006639F7">
          <w:rPr>
            <w:rFonts w:ascii="Times New Roman" w:hAnsi="Times New Roman"/>
            <w:sz w:val="20"/>
            <w:szCs w:val="20"/>
            <w:rPrChange w:id="100" w:author="Matías Arim" w:date="2018-05-29T09:33:00Z">
              <w:rPr/>
            </w:rPrChange>
          </w:rPr>
          <w:t xml:space="preserve">. </w:t>
        </w:r>
        <w:proofErr w:type="spellStart"/>
        <w:r w:rsidRPr="006639F7">
          <w:rPr>
            <w:rFonts w:ascii="Times New Roman" w:hAnsi="Times New Roman"/>
            <w:b/>
            <w:i/>
            <w:iCs/>
            <w:sz w:val="20"/>
            <w:szCs w:val="20"/>
            <w:rPrChange w:id="101" w:author="Matías Arim" w:date="2018-05-29T09:34:00Z">
              <w:rPr>
                <w:i/>
                <w:iCs/>
              </w:rPr>
            </w:rPrChange>
          </w:rPr>
          <w:t>Proceedings</w:t>
        </w:r>
        <w:proofErr w:type="spellEnd"/>
        <w:r w:rsidRPr="006639F7">
          <w:rPr>
            <w:rFonts w:ascii="Times New Roman" w:hAnsi="Times New Roman"/>
            <w:b/>
            <w:i/>
            <w:iCs/>
            <w:sz w:val="20"/>
            <w:szCs w:val="20"/>
            <w:rPrChange w:id="102" w:author="Matías Arim" w:date="2018-05-29T09:34:00Z">
              <w:rPr>
                <w:i/>
                <w:iCs/>
              </w:rPr>
            </w:rPrChange>
          </w:rPr>
          <w:t xml:space="preserve"> of </w:t>
        </w:r>
        <w:proofErr w:type="spellStart"/>
        <w:r w:rsidRPr="006639F7">
          <w:rPr>
            <w:rFonts w:ascii="Times New Roman" w:hAnsi="Times New Roman"/>
            <w:b/>
            <w:i/>
            <w:iCs/>
            <w:sz w:val="20"/>
            <w:szCs w:val="20"/>
            <w:rPrChange w:id="103" w:author="Matías Arim" w:date="2018-05-29T09:34:00Z">
              <w:rPr>
                <w:i/>
                <w:iCs/>
              </w:rPr>
            </w:rPrChange>
          </w:rPr>
          <w:t>the</w:t>
        </w:r>
        <w:proofErr w:type="spellEnd"/>
        <w:r w:rsidRPr="006639F7">
          <w:rPr>
            <w:rFonts w:ascii="Times New Roman" w:hAnsi="Times New Roman"/>
            <w:b/>
            <w:i/>
            <w:iCs/>
            <w:sz w:val="20"/>
            <w:szCs w:val="20"/>
            <w:rPrChange w:id="104" w:author="Matías Arim" w:date="2018-05-29T09:34:00Z">
              <w:rPr>
                <w:i/>
                <w:iCs/>
              </w:rPr>
            </w:rPrChange>
          </w:rPr>
          <w:t xml:space="preserve"> Royal </w:t>
        </w:r>
        <w:proofErr w:type="spellStart"/>
        <w:r w:rsidRPr="006639F7">
          <w:rPr>
            <w:rFonts w:ascii="Times New Roman" w:hAnsi="Times New Roman"/>
            <w:b/>
            <w:i/>
            <w:iCs/>
            <w:sz w:val="20"/>
            <w:szCs w:val="20"/>
            <w:rPrChange w:id="105" w:author="Matías Arim" w:date="2018-05-29T09:34:00Z">
              <w:rPr>
                <w:i/>
                <w:iCs/>
              </w:rPr>
            </w:rPrChange>
          </w:rPr>
          <w:t>Society</w:t>
        </w:r>
        <w:proofErr w:type="spellEnd"/>
        <w:r w:rsidRPr="006639F7">
          <w:rPr>
            <w:rFonts w:ascii="Times New Roman" w:hAnsi="Times New Roman"/>
            <w:b/>
            <w:i/>
            <w:iCs/>
            <w:sz w:val="20"/>
            <w:szCs w:val="20"/>
            <w:rPrChange w:id="106" w:author="Matías Arim" w:date="2018-05-29T09:34:00Z">
              <w:rPr>
                <w:i/>
                <w:iCs/>
              </w:rPr>
            </w:rPrChange>
          </w:rPr>
          <w:t xml:space="preserve"> B</w:t>
        </w:r>
        <w:r w:rsidRPr="006639F7">
          <w:rPr>
            <w:rFonts w:ascii="Times New Roman" w:hAnsi="Times New Roman"/>
            <w:sz w:val="20"/>
            <w:szCs w:val="20"/>
            <w:rPrChange w:id="107" w:author="Matías Arim" w:date="2018-05-29T09:33:00Z">
              <w:rPr/>
            </w:rPrChange>
          </w:rPr>
          <w:t xml:space="preserve">, </w:t>
        </w:r>
        <w:r w:rsidRPr="006639F7">
          <w:rPr>
            <w:rFonts w:ascii="Times New Roman" w:hAnsi="Times New Roman"/>
            <w:b/>
            <w:bCs/>
            <w:sz w:val="20"/>
            <w:szCs w:val="20"/>
            <w:rPrChange w:id="108" w:author="Matías Arim" w:date="2018-05-29T09:33:00Z">
              <w:rPr>
                <w:b/>
                <w:bCs/>
              </w:rPr>
            </w:rPrChange>
          </w:rPr>
          <w:t>284</w:t>
        </w:r>
        <w:r w:rsidRPr="006639F7">
          <w:rPr>
            <w:rFonts w:ascii="Times New Roman" w:hAnsi="Times New Roman"/>
            <w:sz w:val="20"/>
            <w:szCs w:val="20"/>
            <w:rPrChange w:id="109" w:author="Matías Arim" w:date="2018-05-29T09:33:00Z">
              <w:rPr/>
            </w:rPrChange>
          </w:rPr>
          <w:t>, 20170507.</w:t>
        </w:r>
      </w:ins>
    </w:p>
    <w:p w14:paraId="780AC326" w14:textId="77777777" w:rsidR="00AF0658" w:rsidRDefault="0019677B">
      <w:pPr>
        <w:suppressAutoHyphens/>
        <w:spacing w:after="240" w:line="86" w:lineRule="atLeast"/>
        <w:jc w:val="both"/>
      </w:pPr>
      <w:r w:rsidRPr="006639F7">
        <w:rPr>
          <w:rFonts w:ascii="Times New Roman" w:hAnsi="Times New Roman" w:cs="Times New Roman"/>
          <w:sz w:val="20"/>
          <w:szCs w:val="20"/>
          <w:lang w:val="fr-FR"/>
        </w:rPr>
        <w:lastRenderedPageBreak/>
        <w:t>G</w:t>
      </w:r>
      <w:r w:rsidRPr="006639F7">
        <w:rPr>
          <w:rFonts w:ascii="Times New Roman" w:hAnsi="Times New Roman" w:cs="Times New Roman"/>
          <w:sz w:val="20"/>
          <w:szCs w:val="20"/>
          <w:lang w:val="fr-FR"/>
        </w:rPr>
        <w:t xml:space="preserve">ravel, D., Guichard, F., </w:t>
      </w:r>
      <w:proofErr w:type="spellStart"/>
      <w:r w:rsidRPr="006639F7">
        <w:rPr>
          <w:rFonts w:ascii="Times New Roman" w:hAnsi="Times New Roman" w:cs="Times New Roman"/>
          <w:sz w:val="20"/>
          <w:szCs w:val="20"/>
          <w:lang w:val="fr-FR"/>
        </w:rPr>
        <w:t>Loreau</w:t>
      </w:r>
      <w:proofErr w:type="spellEnd"/>
      <w:r w:rsidRPr="006639F7">
        <w:rPr>
          <w:rFonts w:ascii="Times New Roman" w:hAnsi="Times New Roman" w:cs="Times New Roman"/>
          <w:sz w:val="20"/>
          <w:szCs w:val="20"/>
          <w:lang w:val="fr-FR"/>
        </w:rPr>
        <w:t>,</w:t>
      </w:r>
      <w:r w:rsidRPr="006639F7">
        <w:rPr>
          <w:rFonts w:ascii="Times New Roman" w:hAnsi="Times New Roman" w:cs="Times New Roman"/>
          <w:sz w:val="20"/>
          <w:szCs w:val="20"/>
          <w:lang w:val="fr-FR"/>
        </w:rPr>
        <w:t xml:space="preserve"> M., &amp; </w:t>
      </w:r>
      <w:proofErr w:type="spellStart"/>
      <w:r w:rsidRPr="006639F7">
        <w:rPr>
          <w:rFonts w:ascii="Times New Roman" w:hAnsi="Times New Roman" w:cs="Times New Roman"/>
          <w:sz w:val="20"/>
          <w:szCs w:val="20"/>
          <w:lang w:val="fr-FR"/>
        </w:rPr>
        <w:t>Mouquet</w:t>
      </w:r>
      <w:proofErr w:type="spellEnd"/>
      <w:r w:rsidRPr="006639F7">
        <w:rPr>
          <w:rFonts w:ascii="Times New Roman" w:hAnsi="Times New Roman" w:cs="Times New Roman"/>
          <w:sz w:val="20"/>
          <w:szCs w:val="20"/>
          <w:lang w:val="fr-FR"/>
        </w:rPr>
        <w:t xml:space="preserve">, N. (2010). </w:t>
      </w:r>
      <w:r w:rsidRPr="006639F7">
        <w:rPr>
          <w:rFonts w:ascii="Times New Roman" w:hAnsi="Times New Roman" w:cs="Times New Roman"/>
          <w:sz w:val="20"/>
          <w:szCs w:val="20"/>
          <w:lang w:val="en-US"/>
        </w:rPr>
        <w:t>Source and sink dynamics in meta-</w:t>
      </w:r>
      <w:r>
        <w:rPr>
          <w:rFonts w:ascii="Times New Roman" w:hAnsi="Times New Roman" w:cs="Times"/>
          <w:sz w:val="20"/>
          <w:szCs w:val="20"/>
          <w:lang w:val="en-US"/>
        </w:rPr>
        <w:t xml:space="preserve">ecosystems. </w:t>
      </w:r>
      <w:r>
        <w:rPr>
          <w:rFonts w:ascii="Times New Roman" w:hAnsi="Times New Roman" w:cs="Times"/>
          <w:b/>
          <w:bCs/>
          <w:i/>
          <w:iCs/>
          <w:sz w:val="20"/>
          <w:szCs w:val="20"/>
          <w:lang w:val="en-US"/>
        </w:rPr>
        <w:t>Ecology</w:t>
      </w:r>
      <w:r>
        <w:rPr>
          <w:rFonts w:ascii="Times New Roman" w:hAnsi="Times New Roman" w:cs="Times"/>
          <w:sz w:val="20"/>
          <w:szCs w:val="20"/>
          <w:lang w:val="en-US"/>
        </w:rPr>
        <w:t>, 91:2172-</w:t>
      </w:r>
      <w:r>
        <w:rPr>
          <w:rFonts w:ascii="Times New Roman" w:hAnsi="Times New Roman" w:cs="Times"/>
          <w:sz w:val="20"/>
          <w:szCs w:val="20"/>
          <w:lang w:val="en-US"/>
        </w:rPr>
        <w:t>2184.</w:t>
      </w:r>
    </w:p>
    <w:p w14:paraId="4FED8B7B" w14:textId="77777777" w:rsidR="00AF0658" w:rsidRDefault="0019677B">
      <w:pPr>
        <w:suppressAutoHyphens/>
        <w:spacing w:after="240" w:line="86" w:lineRule="atLeast"/>
        <w:jc w:val="both"/>
      </w:pPr>
      <w:proofErr w:type="spellStart"/>
      <w:r>
        <w:rPr>
          <w:rFonts w:ascii="Times New Roman" w:hAnsi="Times New Roman" w:cs="Times"/>
          <w:sz w:val="20"/>
          <w:szCs w:val="20"/>
          <w:lang w:val="en-GB"/>
        </w:rPr>
        <w:t>Gomulkiewicz</w:t>
      </w:r>
      <w:proofErr w:type="spellEnd"/>
      <w:r>
        <w:rPr>
          <w:rFonts w:ascii="Times New Roman" w:hAnsi="Times New Roman" w:cs="Times"/>
          <w:sz w:val="20"/>
          <w:szCs w:val="20"/>
          <w:lang w:val="en-GB"/>
        </w:rPr>
        <w:t xml:space="preserve">, R., </w:t>
      </w:r>
      <w:proofErr w:type="spellStart"/>
      <w:r>
        <w:rPr>
          <w:rFonts w:ascii="Times New Roman" w:hAnsi="Times New Roman" w:cs="Times"/>
          <w:sz w:val="20"/>
          <w:szCs w:val="20"/>
          <w:lang w:val="en-GB"/>
        </w:rPr>
        <w:t>Thompon</w:t>
      </w:r>
      <w:proofErr w:type="spellEnd"/>
      <w:r>
        <w:rPr>
          <w:rFonts w:ascii="Times New Roman" w:hAnsi="Times New Roman" w:cs="Times"/>
          <w:sz w:val="20"/>
          <w:szCs w:val="20"/>
          <w:lang w:val="en-GB"/>
        </w:rPr>
        <w:t xml:space="preserve">, J. N., Holt, R. D., </w:t>
      </w:r>
      <w:proofErr w:type="spellStart"/>
      <w:r>
        <w:rPr>
          <w:rFonts w:ascii="Times New Roman" w:hAnsi="Times New Roman" w:cs="Times"/>
          <w:sz w:val="20"/>
          <w:szCs w:val="20"/>
          <w:lang w:val="en-GB"/>
        </w:rPr>
        <w:t>Nuismer</w:t>
      </w:r>
      <w:proofErr w:type="spellEnd"/>
      <w:r>
        <w:rPr>
          <w:rFonts w:ascii="Times New Roman" w:hAnsi="Times New Roman" w:cs="Times"/>
          <w:sz w:val="20"/>
          <w:szCs w:val="20"/>
          <w:lang w:val="en-GB"/>
        </w:rPr>
        <w:t xml:space="preserve">, S. L., and Hochberg, M. E. (2000). Hot spots, cold spots, and the geographic mosaic theory of coevolution. </w:t>
      </w:r>
      <w:r>
        <w:rPr>
          <w:rFonts w:ascii="Times New Roman" w:hAnsi="Times New Roman" w:cs="Times"/>
          <w:b/>
          <w:bCs/>
          <w:i/>
          <w:iCs/>
          <w:sz w:val="20"/>
          <w:szCs w:val="20"/>
          <w:lang w:val="en-GB"/>
        </w:rPr>
        <w:t>The American Naturalist</w:t>
      </w:r>
      <w:r>
        <w:rPr>
          <w:rFonts w:ascii="Times New Roman" w:hAnsi="Times New Roman" w:cs="Times"/>
          <w:sz w:val="20"/>
          <w:szCs w:val="20"/>
          <w:lang w:val="en-GB"/>
        </w:rPr>
        <w:t>, 156:156-174.</w:t>
      </w:r>
    </w:p>
    <w:p w14:paraId="670CBF21" w14:textId="77777777" w:rsidR="00AF0658" w:rsidRDefault="0019677B">
      <w:pPr>
        <w:suppressAutoHyphens/>
        <w:spacing w:after="240" w:line="86" w:lineRule="atLeast"/>
        <w:jc w:val="both"/>
      </w:pPr>
      <w:r>
        <w:rPr>
          <w:rFonts w:ascii="Times New Roman" w:hAnsi="Times New Roman" w:cs="Times"/>
          <w:sz w:val="20"/>
          <w:szCs w:val="20"/>
          <w:lang w:val="en-GB"/>
        </w:rPr>
        <w:t xml:space="preserve">Fisher R. A. (1930). The </w:t>
      </w:r>
      <w:proofErr w:type="spellStart"/>
      <w:r>
        <w:rPr>
          <w:rFonts w:ascii="Times New Roman" w:hAnsi="Times New Roman" w:cs="Times"/>
          <w:sz w:val="20"/>
          <w:szCs w:val="20"/>
          <w:lang w:val="en-GB"/>
        </w:rPr>
        <w:t>Genetical</w:t>
      </w:r>
      <w:proofErr w:type="spellEnd"/>
      <w:r>
        <w:rPr>
          <w:rFonts w:ascii="Times New Roman" w:hAnsi="Times New Roman" w:cs="Times"/>
          <w:sz w:val="20"/>
          <w:szCs w:val="20"/>
          <w:lang w:val="en-GB"/>
        </w:rPr>
        <w:t xml:space="preserve"> Theory of Natu</w:t>
      </w:r>
      <w:r>
        <w:rPr>
          <w:rFonts w:ascii="Times New Roman" w:hAnsi="Times New Roman" w:cs="Times"/>
          <w:sz w:val="20"/>
          <w:szCs w:val="20"/>
          <w:lang w:val="en-GB"/>
        </w:rPr>
        <w:t>ral Selection. (Clarendon, Oxford)</w:t>
      </w:r>
    </w:p>
    <w:p w14:paraId="6F0D3FD5" w14:textId="77777777" w:rsidR="00AF0658" w:rsidRDefault="0019677B">
      <w:pPr>
        <w:widowControl w:val="0"/>
        <w:suppressAutoHyphens/>
        <w:spacing w:after="240" w:line="86" w:lineRule="atLeast"/>
        <w:jc w:val="both"/>
      </w:pPr>
      <w:proofErr w:type="spellStart"/>
      <w:r>
        <w:rPr>
          <w:rStyle w:val="Quotation"/>
          <w:rFonts w:ascii="Times New Roman" w:eastAsia="Times New Roman" w:hAnsi="Times New Roman" w:cs="Times"/>
          <w:i w:val="0"/>
          <w:color w:val="000000"/>
          <w:sz w:val="20"/>
          <w:szCs w:val="20"/>
          <w:lang w:val="en-GB"/>
        </w:rPr>
        <w:t>Fussmann</w:t>
      </w:r>
      <w:proofErr w:type="spellEnd"/>
      <w:r>
        <w:rPr>
          <w:rStyle w:val="Quotation"/>
          <w:rFonts w:ascii="Times New Roman" w:eastAsia="Times New Roman" w:hAnsi="Times New Roman" w:cs="Times"/>
          <w:i w:val="0"/>
          <w:color w:val="000000"/>
          <w:sz w:val="20"/>
          <w:szCs w:val="20"/>
          <w:lang w:val="en-GB"/>
        </w:rPr>
        <w:t xml:space="preserve">, G. F., </w:t>
      </w:r>
      <w:proofErr w:type="spellStart"/>
      <w:r>
        <w:rPr>
          <w:rStyle w:val="Quotation"/>
          <w:rFonts w:ascii="Times New Roman" w:eastAsia="Times New Roman" w:hAnsi="Times New Roman" w:cs="Times"/>
          <w:i w:val="0"/>
          <w:color w:val="000000"/>
          <w:sz w:val="20"/>
          <w:szCs w:val="20"/>
          <w:lang w:val="en-GB"/>
        </w:rPr>
        <w:t>Loreau</w:t>
      </w:r>
      <w:proofErr w:type="spellEnd"/>
      <w:r>
        <w:rPr>
          <w:rStyle w:val="Quotation"/>
          <w:rFonts w:ascii="Times New Roman" w:eastAsia="Times New Roman" w:hAnsi="Times New Roman" w:cs="Times"/>
          <w:i w:val="0"/>
          <w:color w:val="000000"/>
          <w:sz w:val="20"/>
          <w:szCs w:val="20"/>
          <w:lang w:val="en-GB"/>
        </w:rPr>
        <w:t xml:space="preserve">, M. and Abrams, P. A. (2007), Eco‐evolutionary dynamics of communities and ecosystems. </w:t>
      </w:r>
      <w:r>
        <w:rPr>
          <w:rStyle w:val="Quotation"/>
          <w:rFonts w:ascii="Times New Roman" w:eastAsia="Times New Roman" w:hAnsi="Times New Roman" w:cs="Times"/>
          <w:b/>
          <w:bCs/>
          <w:iCs/>
          <w:color w:val="000000"/>
          <w:sz w:val="20"/>
          <w:szCs w:val="20"/>
          <w:lang w:val="en-GB"/>
        </w:rPr>
        <w:t>Functional Ecology</w:t>
      </w:r>
      <w:r>
        <w:rPr>
          <w:rStyle w:val="Quotation"/>
          <w:rFonts w:ascii="Times New Roman" w:eastAsia="Times New Roman" w:hAnsi="Times New Roman" w:cs="Times"/>
          <w:i w:val="0"/>
          <w:color w:val="000000"/>
          <w:sz w:val="20"/>
          <w:szCs w:val="20"/>
          <w:lang w:val="en-GB"/>
        </w:rPr>
        <w:t>, 21:465-477.</w:t>
      </w:r>
    </w:p>
    <w:p w14:paraId="6A56CF54" w14:textId="77777777" w:rsidR="00AF0658" w:rsidRDefault="0019677B">
      <w:pPr>
        <w:widowControl w:val="0"/>
        <w:suppressAutoHyphens/>
        <w:spacing w:after="240" w:line="86" w:lineRule="atLeast"/>
        <w:jc w:val="both"/>
      </w:pPr>
      <w:proofErr w:type="spellStart"/>
      <w:r>
        <w:rPr>
          <w:rStyle w:val="Quotation"/>
          <w:rFonts w:ascii="Times New Roman" w:eastAsia="Times New Roman" w:hAnsi="Times New Roman" w:cs="Times"/>
          <w:i w:val="0"/>
          <w:sz w:val="20"/>
          <w:szCs w:val="20"/>
          <w:lang w:val="en-GB"/>
        </w:rPr>
        <w:t>Frickel</w:t>
      </w:r>
      <w:proofErr w:type="spellEnd"/>
      <w:r>
        <w:rPr>
          <w:rStyle w:val="Quotation"/>
          <w:rFonts w:ascii="Times New Roman" w:eastAsia="Times New Roman" w:hAnsi="Times New Roman" w:cs="Times"/>
          <w:i w:val="0"/>
          <w:sz w:val="20"/>
          <w:szCs w:val="20"/>
          <w:lang w:val="en-GB"/>
        </w:rPr>
        <w:t xml:space="preserve">, J., </w:t>
      </w:r>
      <w:proofErr w:type="spellStart"/>
      <w:r>
        <w:rPr>
          <w:rStyle w:val="Quotation"/>
          <w:rFonts w:ascii="Times New Roman" w:eastAsia="Times New Roman" w:hAnsi="Times New Roman" w:cs="Times"/>
          <w:i w:val="0"/>
          <w:sz w:val="20"/>
          <w:szCs w:val="20"/>
          <w:lang w:val="en-GB"/>
        </w:rPr>
        <w:t>Sieber</w:t>
      </w:r>
      <w:proofErr w:type="spellEnd"/>
      <w:r>
        <w:rPr>
          <w:rStyle w:val="Quotation"/>
          <w:rFonts w:ascii="Times New Roman" w:eastAsia="Times New Roman" w:hAnsi="Times New Roman" w:cs="Times"/>
          <w:i w:val="0"/>
          <w:sz w:val="20"/>
          <w:szCs w:val="20"/>
          <w:lang w:val="en-GB"/>
        </w:rPr>
        <w:t xml:space="preserve">, M., and Becks, L. (2016). Eco‐evolutionary dynamics in a </w:t>
      </w:r>
      <w:r>
        <w:rPr>
          <w:rStyle w:val="Quotation"/>
          <w:rFonts w:ascii="Times New Roman" w:eastAsia="Times New Roman" w:hAnsi="Times New Roman" w:cs="Times"/>
          <w:i w:val="0"/>
          <w:sz w:val="20"/>
          <w:szCs w:val="20"/>
          <w:lang w:val="en-GB"/>
        </w:rPr>
        <w:t xml:space="preserve">coevolving host–virus system. </w:t>
      </w:r>
      <w:r>
        <w:rPr>
          <w:rStyle w:val="Quotation"/>
          <w:rFonts w:ascii="Times New Roman" w:eastAsia="Times New Roman" w:hAnsi="Times New Roman" w:cs="Times"/>
          <w:b/>
          <w:bCs/>
          <w:iCs/>
          <w:sz w:val="20"/>
          <w:szCs w:val="20"/>
          <w:lang w:val="en-GB"/>
        </w:rPr>
        <w:t>Ecology letters</w:t>
      </w:r>
      <w:r>
        <w:rPr>
          <w:rStyle w:val="Quotation"/>
          <w:rFonts w:ascii="Times New Roman" w:eastAsia="Times New Roman" w:hAnsi="Times New Roman" w:cs="Times"/>
          <w:i w:val="0"/>
          <w:sz w:val="20"/>
          <w:szCs w:val="20"/>
          <w:lang w:val="en-GB"/>
        </w:rPr>
        <w:t>, 19:450-459.</w:t>
      </w:r>
    </w:p>
    <w:p w14:paraId="1F5CBA96" w14:textId="77777777" w:rsidR="00AF0658" w:rsidRDefault="0019677B">
      <w:pPr>
        <w:widowControl w:val="0"/>
        <w:suppressAutoHyphens/>
        <w:spacing w:after="240" w:line="86" w:lineRule="atLeast"/>
        <w:jc w:val="both"/>
      </w:pPr>
      <w:r>
        <w:rPr>
          <w:rStyle w:val="Quotation"/>
          <w:rFonts w:ascii="Times New Roman" w:eastAsia="Times New Roman" w:hAnsi="Times New Roman" w:cs="Times"/>
          <w:i w:val="0"/>
          <w:sz w:val="20"/>
          <w:szCs w:val="20"/>
          <w:lang w:val="en-GB"/>
        </w:rPr>
        <w:t xml:space="preserve">Hairston, N.G., </w:t>
      </w:r>
      <w:proofErr w:type="spellStart"/>
      <w:r>
        <w:rPr>
          <w:rStyle w:val="Quotation"/>
          <w:rFonts w:ascii="Times New Roman" w:eastAsia="Times New Roman" w:hAnsi="Times New Roman" w:cs="Times"/>
          <w:i w:val="0"/>
          <w:sz w:val="20"/>
          <w:szCs w:val="20"/>
          <w:lang w:val="en-GB"/>
        </w:rPr>
        <w:t>Ellner</w:t>
      </w:r>
      <w:proofErr w:type="spellEnd"/>
      <w:r>
        <w:rPr>
          <w:rStyle w:val="Quotation"/>
          <w:rFonts w:ascii="Times New Roman" w:eastAsia="Times New Roman" w:hAnsi="Times New Roman" w:cs="Times"/>
          <w:i w:val="0"/>
          <w:sz w:val="20"/>
          <w:szCs w:val="20"/>
          <w:lang w:val="en-GB"/>
        </w:rPr>
        <w:t xml:space="preserve">, S.P., Geber, M.A., Yoshida, T. &amp; Fox, J.A. (2005) Rapid evolution and the convergence of ecological and evolutionary time. </w:t>
      </w:r>
      <w:r>
        <w:rPr>
          <w:rStyle w:val="Quotation"/>
          <w:rFonts w:ascii="Times New Roman" w:eastAsia="Times New Roman" w:hAnsi="Times New Roman" w:cs="Times"/>
          <w:b/>
          <w:bCs/>
          <w:iCs/>
          <w:sz w:val="20"/>
          <w:szCs w:val="20"/>
          <w:lang w:val="en-GB"/>
        </w:rPr>
        <w:t>Ecology Letters</w:t>
      </w:r>
      <w:r>
        <w:rPr>
          <w:rStyle w:val="Quotation"/>
          <w:rFonts w:ascii="Times New Roman" w:eastAsia="Times New Roman" w:hAnsi="Times New Roman" w:cs="Times"/>
          <w:i w:val="0"/>
          <w:sz w:val="20"/>
          <w:szCs w:val="20"/>
          <w:lang w:val="en-GB"/>
        </w:rPr>
        <w:t>, 8:1114–1127.</w:t>
      </w:r>
    </w:p>
    <w:p w14:paraId="436EC3A4" w14:textId="77777777" w:rsidR="00AF0658" w:rsidRDefault="0019677B">
      <w:pPr>
        <w:suppressAutoHyphens/>
        <w:spacing w:before="240" w:after="240" w:line="86" w:lineRule="atLeast"/>
        <w:jc w:val="both"/>
      </w:pPr>
      <w:proofErr w:type="spellStart"/>
      <w:r>
        <w:rPr>
          <w:rStyle w:val="Quotation"/>
          <w:rFonts w:ascii="Times New Roman" w:eastAsia="Times New Roman" w:hAnsi="Times New Roman" w:cs="Times"/>
          <w:i w:val="0"/>
          <w:sz w:val="20"/>
          <w:szCs w:val="20"/>
          <w:lang w:val="en-US"/>
        </w:rPr>
        <w:t>Heleno</w:t>
      </w:r>
      <w:proofErr w:type="spellEnd"/>
      <w:r>
        <w:rPr>
          <w:rStyle w:val="Quotation"/>
          <w:rFonts w:ascii="Times New Roman" w:eastAsia="Times New Roman" w:hAnsi="Times New Roman" w:cs="Times"/>
          <w:i w:val="0"/>
          <w:sz w:val="20"/>
          <w:szCs w:val="20"/>
          <w:lang w:val="en-US"/>
        </w:rPr>
        <w:t xml:space="preserve">, R. H., </w:t>
      </w:r>
      <w:proofErr w:type="spellStart"/>
      <w:r>
        <w:rPr>
          <w:rStyle w:val="Quotation"/>
          <w:rFonts w:ascii="Times New Roman" w:eastAsia="Times New Roman" w:hAnsi="Times New Roman" w:cs="Times"/>
          <w:i w:val="0"/>
          <w:sz w:val="20"/>
          <w:szCs w:val="20"/>
          <w:lang w:val="en-US"/>
        </w:rPr>
        <w:t>Olesen</w:t>
      </w:r>
      <w:proofErr w:type="spellEnd"/>
      <w:r>
        <w:rPr>
          <w:rStyle w:val="Quotation"/>
          <w:rFonts w:ascii="Times New Roman" w:eastAsia="Times New Roman" w:hAnsi="Times New Roman" w:cs="Times"/>
          <w:i w:val="0"/>
          <w:sz w:val="20"/>
          <w:szCs w:val="20"/>
          <w:lang w:val="en-US"/>
        </w:rPr>
        <w:t xml:space="preserve">, J. M., Nogales, M., Vargas, P., and </w:t>
      </w:r>
      <w:proofErr w:type="spellStart"/>
      <w:r>
        <w:rPr>
          <w:rStyle w:val="Quotation"/>
          <w:rFonts w:ascii="Times New Roman" w:eastAsia="Times New Roman" w:hAnsi="Times New Roman" w:cs="Times"/>
          <w:i w:val="0"/>
          <w:sz w:val="20"/>
          <w:szCs w:val="20"/>
          <w:lang w:val="en-US"/>
        </w:rPr>
        <w:t>Traveset</w:t>
      </w:r>
      <w:proofErr w:type="spellEnd"/>
      <w:r>
        <w:rPr>
          <w:rStyle w:val="Quotation"/>
          <w:rFonts w:ascii="Times New Roman" w:eastAsia="Times New Roman" w:hAnsi="Times New Roman" w:cs="Times"/>
          <w:i w:val="0"/>
          <w:sz w:val="20"/>
          <w:szCs w:val="20"/>
          <w:lang w:val="en-US"/>
        </w:rPr>
        <w:t xml:space="preserve">, A. (2012). Seed dispersal networks in the Galápagos and the consequences of alien plant invasions. </w:t>
      </w:r>
      <w:r>
        <w:rPr>
          <w:rStyle w:val="Quotation"/>
          <w:rFonts w:ascii="Times New Roman" w:eastAsia="Times New Roman" w:hAnsi="Times New Roman" w:cs="Times"/>
          <w:b/>
          <w:bCs/>
          <w:iCs/>
          <w:sz w:val="20"/>
          <w:szCs w:val="20"/>
          <w:lang w:val="en-US"/>
        </w:rPr>
        <w:t>Proceedings of the Royal Society B</w:t>
      </w:r>
      <w:r>
        <w:rPr>
          <w:rStyle w:val="Quotation"/>
          <w:rFonts w:ascii="Times New Roman" w:eastAsia="Times New Roman" w:hAnsi="Times New Roman" w:cs="Times"/>
          <w:i w:val="0"/>
          <w:sz w:val="20"/>
          <w:szCs w:val="20"/>
          <w:lang w:val="en-US"/>
        </w:rPr>
        <w:t>, 280:20122112.</w:t>
      </w:r>
    </w:p>
    <w:p w14:paraId="0B54386F" w14:textId="77777777" w:rsidR="00AF0658" w:rsidRDefault="0019677B">
      <w:pPr>
        <w:suppressAutoHyphens/>
        <w:spacing w:before="240" w:after="240" w:line="86" w:lineRule="atLeast"/>
        <w:jc w:val="both"/>
      </w:pPr>
      <w:proofErr w:type="spellStart"/>
      <w:r>
        <w:rPr>
          <w:rStyle w:val="Quotation"/>
          <w:rFonts w:ascii="Times New Roman" w:eastAsia="Times New Roman" w:hAnsi="Times New Roman" w:cs="Times"/>
          <w:i w:val="0"/>
          <w:sz w:val="20"/>
          <w:szCs w:val="20"/>
          <w:lang w:val="en-US"/>
        </w:rPr>
        <w:t>Hembry</w:t>
      </w:r>
      <w:proofErr w:type="spellEnd"/>
      <w:r>
        <w:rPr>
          <w:rStyle w:val="Quotation"/>
          <w:rFonts w:ascii="Times New Roman" w:eastAsia="Times New Roman" w:hAnsi="Times New Roman" w:cs="Times"/>
          <w:i w:val="0"/>
          <w:sz w:val="20"/>
          <w:szCs w:val="20"/>
          <w:lang w:val="en-US"/>
        </w:rPr>
        <w:t xml:space="preserve">, D. H., Yoder, J. B., Goodman, </w:t>
      </w:r>
      <w:r>
        <w:rPr>
          <w:rStyle w:val="Quotation"/>
          <w:rFonts w:ascii="Times New Roman" w:eastAsia="Times New Roman" w:hAnsi="Times New Roman" w:cs="Times"/>
          <w:i w:val="0"/>
          <w:sz w:val="20"/>
          <w:szCs w:val="20"/>
          <w:lang w:val="en-US"/>
        </w:rPr>
        <w:t xml:space="preserve">K. R. (2014). Coevolution and the diversification of life. </w:t>
      </w:r>
      <w:r>
        <w:rPr>
          <w:rStyle w:val="Quotation"/>
          <w:rFonts w:ascii="Times New Roman" w:eastAsia="Times New Roman" w:hAnsi="Times New Roman" w:cs="Times"/>
          <w:b/>
          <w:bCs/>
          <w:sz w:val="20"/>
          <w:szCs w:val="20"/>
          <w:lang w:val="en-US"/>
        </w:rPr>
        <w:t>The American Naturalist</w:t>
      </w:r>
      <w:r>
        <w:rPr>
          <w:rStyle w:val="Quotation"/>
          <w:rFonts w:ascii="Times New Roman" w:eastAsia="Times New Roman" w:hAnsi="Times New Roman" w:cs="Times"/>
          <w:i w:val="0"/>
          <w:sz w:val="20"/>
          <w:szCs w:val="20"/>
          <w:lang w:val="en-US"/>
        </w:rPr>
        <w:t>, 184:425-438.</w:t>
      </w:r>
    </w:p>
    <w:p w14:paraId="3905A33C" w14:textId="77777777" w:rsidR="00AF0658" w:rsidRDefault="0019677B">
      <w:pPr>
        <w:pStyle w:val="LO-normal"/>
        <w:spacing w:before="240" w:after="240" w:line="86" w:lineRule="atLeast"/>
        <w:jc w:val="both"/>
      </w:pPr>
      <w:proofErr w:type="spellStart"/>
      <w:r>
        <w:rPr>
          <w:rFonts w:ascii="Times New Roman" w:eastAsia="Cabin" w:hAnsi="Times New Roman" w:cs="Times New Roman"/>
          <w:sz w:val="20"/>
          <w:szCs w:val="20"/>
        </w:rPr>
        <w:t>Laroche</w:t>
      </w:r>
      <w:proofErr w:type="spellEnd"/>
      <w:r>
        <w:rPr>
          <w:rFonts w:ascii="Times New Roman" w:eastAsia="Cabin" w:hAnsi="Times New Roman" w:cs="Times New Roman"/>
          <w:sz w:val="20"/>
          <w:szCs w:val="20"/>
        </w:rPr>
        <w:t xml:space="preserve">, F., </w:t>
      </w:r>
      <w:proofErr w:type="spellStart"/>
      <w:r>
        <w:rPr>
          <w:rFonts w:ascii="Times New Roman" w:eastAsia="Cabin" w:hAnsi="Times New Roman" w:cs="Times New Roman"/>
          <w:sz w:val="20"/>
          <w:szCs w:val="20"/>
        </w:rPr>
        <w:t>Jarne</w:t>
      </w:r>
      <w:proofErr w:type="spellEnd"/>
      <w:r>
        <w:rPr>
          <w:rFonts w:ascii="Times New Roman" w:eastAsia="Cabin" w:hAnsi="Times New Roman" w:cs="Times New Roman"/>
          <w:sz w:val="20"/>
          <w:szCs w:val="20"/>
        </w:rPr>
        <w:t xml:space="preserve">, P., Perrot, T., &amp; </w:t>
      </w:r>
      <w:proofErr w:type="spellStart"/>
      <w:r>
        <w:rPr>
          <w:rFonts w:ascii="Times New Roman" w:eastAsia="Cabin" w:hAnsi="Times New Roman" w:cs="Times New Roman"/>
          <w:sz w:val="20"/>
          <w:szCs w:val="20"/>
        </w:rPr>
        <w:t>Massol</w:t>
      </w:r>
      <w:proofErr w:type="spellEnd"/>
      <w:r>
        <w:rPr>
          <w:rFonts w:ascii="Times New Roman" w:eastAsia="Cabin" w:hAnsi="Times New Roman" w:cs="Times New Roman"/>
          <w:sz w:val="20"/>
          <w:szCs w:val="20"/>
        </w:rPr>
        <w:t xml:space="preserve">, F. (2016) The evolution of the competition-dispersal trade-off affects </w:t>
      </w:r>
      <w:r>
        <w:rPr>
          <w:rFonts w:ascii="Times New Roman" w:eastAsia="Times New Roman" w:hAnsi="Times New Roman" w:cs="Times New Roman"/>
          <w:sz w:val="20"/>
          <w:szCs w:val="20"/>
        </w:rPr>
        <w:t>α</w:t>
      </w:r>
      <w:r>
        <w:rPr>
          <w:rFonts w:ascii="Times New Roman" w:eastAsia="Cabin" w:hAnsi="Times New Roman" w:cs="Times New Roman"/>
          <w:sz w:val="20"/>
          <w:szCs w:val="20"/>
        </w:rPr>
        <w:t xml:space="preserve"> and </w:t>
      </w:r>
      <w:r>
        <w:rPr>
          <w:rFonts w:ascii="Times New Roman" w:eastAsia="Times New Roman" w:hAnsi="Times New Roman" w:cs="Times New Roman"/>
          <w:sz w:val="20"/>
          <w:szCs w:val="20"/>
        </w:rPr>
        <w:t>β</w:t>
      </w:r>
      <w:r>
        <w:rPr>
          <w:rFonts w:ascii="Times New Roman" w:eastAsia="Cabin" w:hAnsi="Times New Roman" w:cs="Times New Roman"/>
          <w:sz w:val="20"/>
          <w:szCs w:val="20"/>
        </w:rPr>
        <w:t>-diversity in a heterogeneous metac</w:t>
      </w:r>
      <w:r>
        <w:rPr>
          <w:rFonts w:ascii="Times New Roman" w:eastAsia="Cabin" w:hAnsi="Times New Roman" w:cs="Times New Roman"/>
          <w:sz w:val="20"/>
          <w:szCs w:val="20"/>
        </w:rPr>
        <w:t xml:space="preserve">ommunity. </w:t>
      </w:r>
      <w:r>
        <w:rPr>
          <w:rFonts w:ascii="Times New Roman" w:eastAsia="Cabin" w:hAnsi="Times New Roman" w:cs="Times New Roman"/>
          <w:b/>
          <w:i/>
          <w:sz w:val="20"/>
          <w:szCs w:val="20"/>
        </w:rPr>
        <w:t>Proceedings of the Royal Society Biological Sciences Series B</w:t>
      </w:r>
      <w:r>
        <w:rPr>
          <w:rFonts w:ascii="Times New Roman" w:eastAsia="Cabin" w:hAnsi="Times New Roman" w:cs="Times New Roman"/>
          <w:i/>
          <w:sz w:val="20"/>
          <w:szCs w:val="20"/>
        </w:rPr>
        <w:t>,</w:t>
      </w:r>
      <w:r>
        <w:rPr>
          <w:rFonts w:ascii="Times New Roman" w:eastAsia="Cabin" w:hAnsi="Times New Roman" w:cs="Times New Roman"/>
          <w:sz w:val="20"/>
          <w:szCs w:val="20"/>
        </w:rPr>
        <w:t xml:space="preserve"> </w:t>
      </w:r>
      <w:r>
        <w:rPr>
          <w:rFonts w:ascii="Times New Roman" w:eastAsia="Cabin" w:hAnsi="Times New Roman" w:cs="Times New Roman"/>
          <w:b/>
          <w:sz w:val="20"/>
          <w:szCs w:val="20"/>
        </w:rPr>
        <w:t>283</w:t>
      </w:r>
      <w:r>
        <w:rPr>
          <w:rFonts w:ascii="Times New Roman" w:eastAsia="Cabin" w:hAnsi="Times New Roman" w:cs="Times New Roman"/>
          <w:sz w:val="20"/>
          <w:szCs w:val="20"/>
        </w:rPr>
        <w:t>:20160548.</w:t>
      </w:r>
    </w:p>
    <w:p w14:paraId="28541562" w14:textId="77777777" w:rsidR="00AF0658" w:rsidRDefault="0019677B">
      <w:pPr>
        <w:pStyle w:val="LO-normal"/>
        <w:spacing w:line="86" w:lineRule="atLeast"/>
        <w:jc w:val="both"/>
      </w:pPr>
      <w:proofErr w:type="spellStart"/>
      <w:r>
        <w:rPr>
          <w:rFonts w:ascii="Times New Roman" w:eastAsia="Cabin" w:hAnsi="Times New Roman" w:cs="Times New Roman"/>
          <w:sz w:val="20"/>
          <w:szCs w:val="20"/>
        </w:rPr>
        <w:t>Leibold</w:t>
      </w:r>
      <w:proofErr w:type="spellEnd"/>
      <w:r>
        <w:rPr>
          <w:rFonts w:ascii="Times New Roman" w:eastAsia="Cabin" w:hAnsi="Times New Roman" w:cs="Times New Roman"/>
          <w:sz w:val="20"/>
          <w:szCs w:val="20"/>
        </w:rPr>
        <w:t xml:space="preserve">, M.A., </w:t>
      </w:r>
      <w:proofErr w:type="spellStart"/>
      <w:r>
        <w:rPr>
          <w:rFonts w:ascii="Times New Roman" w:eastAsia="Cabin" w:hAnsi="Times New Roman" w:cs="Times New Roman"/>
          <w:sz w:val="20"/>
          <w:szCs w:val="20"/>
        </w:rPr>
        <w:t>Holyoak</w:t>
      </w:r>
      <w:proofErr w:type="spellEnd"/>
      <w:r>
        <w:rPr>
          <w:rFonts w:ascii="Times New Roman" w:eastAsia="Cabin" w:hAnsi="Times New Roman" w:cs="Times New Roman"/>
          <w:sz w:val="20"/>
          <w:szCs w:val="20"/>
        </w:rPr>
        <w:t xml:space="preserve">, M., </w:t>
      </w:r>
      <w:proofErr w:type="spellStart"/>
      <w:r>
        <w:rPr>
          <w:rFonts w:ascii="Times New Roman" w:eastAsia="Cabin" w:hAnsi="Times New Roman" w:cs="Times New Roman"/>
          <w:sz w:val="20"/>
          <w:szCs w:val="20"/>
        </w:rPr>
        <w:t>Mouquet</w:t>
      </w:r>
      <w:proofErr w:type="spellEnd"/>
      <w:r>
        <w:rPr>
          <w:rFonts w:ascii="Times New Roman" w:eastAsia="Cabin" w:hAnsi="Times New Roman" w:cs="Times New Roman"/>
          <w:sz w:val="20"/>
          <w:szCs w:val="20"/>
        </w:rPr>
        <w:t xml:space="preserve">,  N., </w:t>
      </w:r>
      <w:proofErr w:type="spellStart"/>
      <w:r>
        <w:rPr>
          <w:rFonts w:ascii="Times New Roman" w:eastAsia="Cabin" w:hAnsi="Times New Roman" w:cs="Times New Roman"/>
          <w:sz w:val="20"/>
          <w:szCs w:val="20"/>
        </w:rPr>
        <w:t>Amarasekare</w:t>
      </w:r>
      <w:proofErr w:type="spellEnd"/>
      <w:r>
        <w:rPr>
          <w:rFonts w:ascii="Times New Roman" w:eastAsia="Cabin" w:hAnsi="Times New Roman" w:cs="Times New Roman"/>
          <w:sz w:val="20"/>
          <w:szCs w:val="20"/>
        </w:rPr>
        <w:t xml:space="preserve">, P., Chase, J. M., </w:t>
      </w:r>
      <w:proofErr w:type="spellStart"/>
      <w:r>
        <w:rPr>
          <w:rFonts w:ascii="Times New Roman" w:eastAsia="Cabin" w:hAnsi="Times New Roman" w:cs="Times New Roman"/>
          <w:sz w:val="20"/>
          <w:szCs w:val="20"/>
        </w:rPr>
        <w:t>Hoopes</w:t>
      </w:r>
      <w:proofErr w:type="spellEnd"/>
      <w:r>
        <w:rPr>
          <w:rFonts w:ascii="Times New Roman" w:eastAsia="Cabin" w:hAnsi="Times New Roman" w:cs="Times New Roman"/>
          <w:sz w:val="20"/>
          <w:szCs w:val="20"/>
        </w:rPr>
        <w:t xml:space="preserve">, M. F., Holt,  R. D., </w:t>
      </w:r>
      <w:proofErr w:type="spellStart"/>
      <w:r>
        <w:rPr>
          <w:rFonts w:ascii="Times New Roman" w:eastAsia="Cabin" w:hAnsi="Times New Roman" w:cs="Times New Roman"/>
          <w:sz w:val="20"/>
          <w:szCs w:val="20"/>
        </w:rPr>
        <w:t>Shurin</w:t>
      </w:r>
      <w:proofErr w:type="spellEnd"/>
      <w:r>
        <w:rPr>
          <w:rFonts w:ascii="Times New Roman" w:eastAsia="Cabin" w:hAnsi="Times New Roman" w:cs="Times New Roman"/>
          <w:sz w:val="20"/>
          <w:szCs w:val="20"/>
        </w:rPr>
        <w:t xml:space="preserve">, J. B., Law, R., </w:t>
      </w:r>
      <w:proofErr w:type="spellStart"/>
      <w:r>
        <w:rPr>
          <w:rFonts w:ascii="Times New Roman" w:eastAsia="Cabin" w:hAnsi="Times New Roman" w:cs="Times New Roman"/>
          <w:sz w:val="20"/>
          <w:szCs w:val="20"/>
        </w:rPr>
        <w:t>Tilman</w:t>
      </w:r>
      <w:proofErr w:type="spellEnd"/>
      <w:r>
        <w:rPr>
          <w:rFonts w:ascii="Times New Roman" w:eastAsia="Cabin" w:hAnsi="Times New Roman" w:cs="Times New Roman"/>
          <w:sz w:val="20"/>
          <w:szCs w:val="20"/>
        </w:rPr>
        <w:t xml:space="preserve">, D., </w:t>
      </w:r>
      <w:proofErr w:type="spellStart"/>
      <w:r>
        <w:rPr>
          <w:rFonts w:ascii="Times New Roman" w:eastAsia="Cabin" w:hAnsi="Times New Roman" w:cs="Times New Roman"/>
          <w:sz w:val="20"/>
          <w:szCs w:val="20"/>
        </w:rPr>
        <w:t>Loreau</w:t>
      </w:r>
      <w:proofErr w:type="spellEnd"/>
      <w:r>
        <w:rPr>
          <w:rFonts w:ascii="Times New Roman" w:eastAsia="Cabin" w:hAnsi="Times New Roman" w:cs="Times New Roman"/>
          <w:sz w:val="20"/>
          <w:szCs w:val="20"/>
        </w:rPr>
        <w:t>, M., &amp;</w:t>
      </w:r>
      <w:r>
        <w:rPr>
          <w:rFonts w:ascii="Times New Roman" w:eastAsia="Cabin" w:hAnsi="Times New Roman" w:cs="Times New Roman"/>
          <w:sz w:val="20"/>
          <w:szCs w:val="20"/>
        </w:rPr>
        <w:t xml:space="preserve"> Gonzalez, A. (2004) The metacommunity concept: a framework for multi-scale community ecology. </w:t>
      </w:r>
      <w:r>
        <w:rPr>
          <w:rFonts w:ascii="Times New Roman" w:eastAsia="Cabin" w:hAnsi="Times New Roman" w:cs="Times New Roman"/>
          <w:b/>
          <w:i/>
          <w:sz w:val="20"/>
          <w:szCs w:val="20"/>
        </w:rPr>
        <w:t>Ecology Letters</w:t>
      </w:r>
      <w:r>
        <w:rPr>
          <w:rFonts w:ascii="Times New Roman" w:eastAsia="Cabin" w:hAnsi="Times New Roman" w:cs="Times New Roman"/>
          <w:sz w:val="20"/>
          <w:szCs w:val="20"/>
        </w:rPr>
        <w:t xml:space="preserve">, 7:601–613. </w:t>
      </w:r>
    </w:p>
    <w:p w14:paraId="3CC5093F" w14:textId="77777777" w:rsidR="00AF0658" w:rsidRDefault="0019677B">
      <w:pPr>
        <w:suppressAutoHyphens/>
        <w:spacing w:before="240" w:after="240" w:line="86" w:lineRule="atLeast"/>
        <w:jc w:val="both"/>
      </w:pPr>
      <w:proofErr w:type="spellStart"/>
      <w:r>
        <w:rPr>
          <w:rStyle w:val="Quotation"/>
          <w:rFonts w:ascii="Times New Roman" w:eastAsia="Times New Roman" w:hAnsi="Times New Roman" w:cs="Times"/>
          <w:i w:val="0"/>
          <w:sz w:val="20"/>
          <w:szCs w:val="20"/>
          <w:lang w:val="en-US"/>
        </w:rPr>
        <w:t>Loreau</w:t>
      </w:r>
      <w:proofErr w:type="spellEnd"/>
      <w:r>
        <w:rPr>
          <w:rStyle w:val="Quotation"/>
          <w:rFonts w:ascii="Times New Roman" w:eastAsia="Times New Roman" w:hAnsi="Times New Roman" w:cs="Times"/>
          <w:i w:val="0"/>
          <w:sz w:val="20"/>
          <w:szCs w:val="20"/>
          <w:lang w:val="en-US"/>
        </w:rPr>
        <w:t xml:space="preserve">, M., </w:t>
      </w:r>
      <w:proofErr w:type="spellStart"/>
      <w:r>
        <w:rPr>
          <w:rStyle w:val="Quotation"/>
          <w:rFonts w:ascii="Times New Roman" w:eastAsia="Times New Roman" w:hAnsi="Times New Roman" w:cs="Times"/>
          <w:i w:val="0"/>
          <w:sz w:val="20"/>
          <w:szCs w:val="20"/>
          <w:lang w:val="en-US"/>
        </w:rPr>
        <w:t>Mouquet</w:t>
      </w:r>
      <w:proofErr w:type="spellEnd"/>
      <w:r>
        <w:rPr>
          <w:rStyle w:val="Quotation"/>
          <w:rFonts w:ascii="Times New Roman" w:eastAsia="Times New Roman" w:hAnsi="Times New Roman" w:cs="Times"/>
          <w:i w:val="0"/>
          <w:sz w:val="20"/>
          <w:szCs w:val="20"/>
          <w:lang w:val="en-US"/>
        </w:rPr>
        <w:t xml:space="preserve">, N., &amp; Holt, R. D. (2003). </w:t>
      </w:r>
      <w:proofErr w:type="spellStart"/>
      <w:r>
        <w:rPr>
          <w:rStyle w:val="Quotation"/>
          <w:rFonts w:ascii="Times New Roman" w:eastAsia="Times New Roman" w:hAnsi="Times New Roman" w:cs="Times"/>
          <w:i w:val="0"/>
          <w:sz w:val="20"/>
          <w:szCs w:val="20"/>
          <w:lang w:val="en-US"/>
        </w:rPr>
        <w:t>Metaecosystems</w:t>
      </w:r>
      <w:proofErr w:type="spellEnd"/>
      <w:r>
        <w:rPr>
          <w:rStyle w:val="Quotation"/>
          <w:rFonts w:ascii="Times New Roman" w:eastAsia="Times New Roman" w:hAnsi="Times New Roman" w:cs="Times"/>
          <w:i w:val="0"/>
          <w:sz w:val="20"/>
          <w:szCs w:val="20"/>
          <w:lang w:val="en-US"/>
        </w:rPr>
        <w:t xml:space="preserve">: a theoretical framework for a spatial ecosystem ecology. </w:t>
      </w:r>
      <w:r>
        <w:rPr>
          <w:rStyle w:val="Quotation"/>
          <w:rFonts w:ascii="Times New Roman" w:eastAsia="Times New Roman" w:hAnsi="Times New Roman" w:cs="Times"/>
          <w:b/>
          <w:bCs/>
          <w:iCs/>
          <w:sz w:val="20"/>
          <w:szCs w:val="20"/>
          <w:lang w:val="en-US"/>
        </w:rPr>
        <w:t>Ecology Lett</w:t>
      </w:r>
      <w:r>
        <w:rPr>
          <w:rStyle w:val="Quotation"/>
          <w:rFonts w:ascii="Times New Roman" w:eastAsia="Times New Roman" w:hAnsi="Times New Roman" w:cs="Times"/>
          <w:b/>
          <w:bCs/>
          <w:iCs/>
          <w:sz w:val="20"/>
          <w:szCs w:val="20"/>
          <w:lang w:val="en-US"/>
        </w:rPr>
        <w:t>ers</w:t>
      </w:r>
      <w:r>
        <w:rPr>
          <w:rStyle w:val="Quotation"/>
          <w:rFonts w:ascii="Times New Roman" w:eastAsia="Times New Roman" w:hAnsi="Times New Roman" w:cs="Times"/>
          <w:i w:val="0"/>
          <w:sz w:val="20"/>
          <w:szCs w:val="20"/>
          <w:lang w:val="en-US"/>
        </w:rPr>
        <w:t>, 6:673-679.</w:t>
      </w:r>
    </w:p>
    <w:p w14:paraId="6E009C03" w14:textId="77777777" w:rsidR="00AF0658" w:rsidRDefault="0019677B">
      <w:pPr>
        <w:widowControl w:val="0"/>
        <w:suppressAutoHyphens/>
        <w:spacing w:after="240" w:line="86" w:lineRule="atLeast"/>
        <w:jc w:val="both"/>
      </w:pPr>
      <w:proofErr w:type="spellStart"/>
      <w:r>
        <w:rPr>
          <w:rStyle w:val="Quotation"/>
          <w:rFonts w:ascii="Times New Roman" w:eastAsia="Times New Roman" w:hAnsi="Times New Roman" w:cs="Times"/>
          <w:i w:val="0"/>
          <w:sz w:val="20"/>
          <w:szCs w:val="20"/>
          <w:lang w:val="en-GB"/>
        </w:rPr>
        <w:t>Loeuille</w:t>
      </w:r>
      <w:proofErr w:type="spellEnd"/>
      <w:r>
        <w:rPr>
          <w:rStyle w:val="Quotation"/>
          <w:rFonts w:ascii="Times New Roman" w:eastAsia="Times New Roman" w:hAnsi="Times New Roman" w:cs="Times"/>
          <w:i w:val="0"/>
          <w:sz w:val="20"/>
          <w:szCs w:val="20"/>
          <w:lang w:val="en-GB"/>
        </w:rPr>
        <w:t xml:space="preserve"> N, </w:t>
      </w:r>
      <w:proofErr w:type="spellStart"/>
      <w:r>
        <w:rPr>
          <w:rStyle w:val="Quotation"/>
          <w:rFonts w:ascii="Times New Roman" w:eastAsia="Times New Roman" w:hAnsi="Times New Roman" w:cs="Times"/>
          <w:i w:val="0"/>
          <w:sz w:val="20"/>
          <w:szCs w:val="20"/>
          <w:lang w:val="en-GB"/>
        </w:rPr>
        <w:t>Loreau</w:t>
      </w:r>
      <w:proofErr w:type="spellEnd"/>
      <w:r>
        <w:rPr>
          <w:rStyle w:val="Quotation"/>
          <w:rFonts w:ascii="Times New Roman" w:eastAsia="Times New Roman" w:hAnsi="Times New Roman" w:cs="Times"/>
          <w:i w:val="0"/>
          <w:sz w:val="20"/>
          <w:szCs w:val="20"/>
          <w:lang w:val="en-GB"/>
        </w:rPr>
        <w:t xml:space="preserve"> M. (2005) Evolutionary emergence of size-structured food webs. </w:t>
      </w:r>
      <w:r>
        <w:rPr>
          <w:rStyle w:val="Quotation"/>
          <w:rFonts w:ascii="Times New Roman" w:eastAsia="Times New Roman" w:hAnsi="Times New Roman" w:cs="Times"/>
          <w:b/>
          <w:bCs/>
          <w:iCs/>
          <w:sz w:val="20"/>
          <w:szCs w:val="20"/>
          <w:lang w:val="en-GB"/>
        </w:rPr>
        <w:t>Proc. Natl. Acad. Sci. USA</w:t>
      </w:r>
      <w:r>
        <w:rPr>
          <w:rStyle w:val="Quotation"/>
          <w:rFonts w:ascii="Times New Roman" w:eastAsia="Times New Roman" w:hAnsi="Times New Roman" w:cs="Times"/>
          <w:i w:val="0"/>
          <w:sz w:val="20"/>
          <w:szCs w:val="20"/>
          <w:lang w:val="en-GB"/>
        </w:rPr>
        <w:t>, 102:5761-5766.</w:t>
      </w:r>
    </w:p>
    <w:p w14:paraId="286E0F09" w14:textId="77777777" w:rsidR="00AF0658" w:rsidRDefault="0019677B">
      <w:pPr>
        <w:pStyle w:val="LO-normal"/>
        <w:spacing w:before="240" w:after="240" w:line="86" w:lineRule="atLeast"/>
        <w:jc w:val="both"/>
      </w:pPr>
      <w:r>
        <w:rPr>
          <w:rFonts w:ascii="Times New Roman" w:eastAsia="Cabin" w:hAnsi="Times New Roman" w:cs="Times New Roman"/>
          <w:color w:val="1A1A1A"/>
          <w:sz w:val="20"/>
          <w:szCs w:val="20"/>
        </w:rPr>
        <w:t xml:space="preserve">Logue, J. B., </w:t>
      </w:r>
      <w:proofErr w:type="spellStart"/>
      <w:r>
        <w:rPr>
          <w:rFonts w:ascii="Times New Roman" w:eastAsia="Cabin" w:hAnsi="Times New Roman" w:cs="Times New Roman"/>
          <w:color w:val="1A1A1A"/>
          <w:sz w:val="20"/>
          <w:szCs w:val="20"/>
        </w:rPr>
        <w:t>Mouquet</w:t>
      </w:r>
      <w:proofErr w:type="spellEnd"/>
      <w:r>
        <w:rPr>
          <w:rFonts w:ascii="Times New Roman" w:eastAsia="Cabin" w:hAnsi="Times New Roman" w:cs="Times New Roman"/>
          <w:color w:val="1A1A1A"/>
          <w:sz w:val="20"/>
          <w:szCs w:val="20"/>
        </w:rPr>
        <w:t xml:space="preserve">, N., Peter, H., </w:t>
      </w:r>
      <w:proofErr w:type="spellStart"/>
      <w:r>
        <w:rPr>
          <w:rFonts w:ascii="Times New Roman" w:eastAsia="Cabin" w:hAnsi="Times New Roman" w:cs="Times New Roman"/>
          <w:color w:val="1A1A1A"/>
          <w:sz w:val="20"/>
          <w:szCs w:val="20"/>
        </w:rPr>
        <w:t>Hillebrand</w:t>
      </w:r>
      <w:proofErr w:type="spellEnd"/>
      <w:r>
        <w:rPr>
          <w:rFonts w:ascii="Times New Roman" w:eastAsia="Cabin" w:hAnsi="Times New Roman" w:cs="Times New Roman"/>
          <w:color w:val="1A1A1A"/>
          <w:sz w:val="20"/>
          <w:szCs w:val="20"/>
        </w:rPr>
        <w:t>, H., &amp;</w:t>
      </w:r>
      <w:r>
        <w:rPr>
          <w:rFonts w:ascii="Times New Roman" w:eastAsia="Cabin" w:hAnsi="Times New Roman" w:cs="Times New Roman"/>
          <w:color w:val="1A1A1A"/>
          <w:sz w:val="20"/>
          <w:szCs w:val="20"/>
        </w:rPr>
        <w:t xml:space="preserve"> Metacommunity Working Group. (2011) Empirical approaches to </w:t>
      </w:r>
      <w:proofErr w:type="spellStart"/>
      <w:r>
        <w:rPr>
          <w:rFonts w:ascii="Times New Roman" w:eastAsia="Cabin" w:hAnsi="Times New Roman" w:cs="Times New Roman"/>
          <w:color w:val="1A1A1A"/>
          <w:sz w:val="20"/>
          <w:szCs w:val="20"/>
        </w:rPr>
        <w:t>metacommunities</w:t>
      </w:r>
      <w:proofErr w:type="spellEnd"/>
      <w:r>
        <w:rPr>
          <w:rFonts w:ascii="Times New Roman" w:eastAsia="Cabin" w:hAnsi="Times New Roman" w:cs="Times New Roman"/>
          <w:color w:val="1A1A1A"/>
          <w:sz w:val="20"/>
          <w:szCs w:val="20"/>
        </w:rPr>
        <w:t xml:space="preserve">: a review and comparison with theory. </w:t>
      </w:r>
      <w:r>
        <w:rPr>
          <w:rFonts w:ascii="Times New Roman" w:eastAsia="Cabin" w:hAnsi="Times New Roman" w:cs="Times New Roman"/>
          <w:b/>
          <w:i/>
          <w:color w:val="1A1A1A"/>
          <w:sz w:val="20"/>
          <w:szCs w:val="20"/>
        </w:rPr>
        <w:t>Trends in ecology &amp; evolution</w:t>
      </w:r>
      <w:r>
        <w:rPr>
          <w:rFonts w:ascii="Times New Roman" w:eastAsia="Cabin" w:hAnsi="Times New Roman" w:cs="Times New Roman"/>
          <w:color w:val="1A1A1A"/>
          <w:sz w:val="20"/>
          <w:szCs w:val="20"/>
        </w:rPr>
        <w:t>, 26:482-491.</w:t>
      </w:r>
    </w:p>
    <w:p w14:paraId="21438E22" w14:textId="77777777" w:rsidR="00AF0658" w:rsidRDefault="0019677B">
      <w:pPr>
        <w:pStyle w:val="LO-normal"/>
        <w:spacing w:before="240" w:after="240" w:line="86" w:lineRule="atLeast"/>
        <w:jc w:val="both"/>
      </w:pPr>
      <w:proofErr w:type="spellStart"/>
      <w:r>
        <w:rPr>
          <w:rFonts w:ascii="Times New Roman" w:eastAsia="Cabin" w:hAnsi="Times New Roman" w:cs="Times New Roman"/>
          <w:color w:val="222222"/>
          <w:sz w:val="20"/>
          <w:szCs w:val="20"/>
          <w:highlight w:val="white"/>
        </w:rPr>
        <w:t>Massol</w:t>
      </w:r>
      <w:proofErr w:type="spellEnd"/>
      <w:r>
        <w:rPr>
          <w:rFonts w:ascii="Times New Roman" w:eastAsia="Cabin" w:hAnsi="Times New Roman" w:cs="Times New Roman"/>
          <w:color w:val="222222"/>
          <w:sz w:val="20"/>
          <w:szCs w:val="20"/>
          <w:highlight w:val="white"/>
        </w:rPr>
        <w:t xml:space="preserve">, F., </w:t>
      </w:r>
      <w:proofErr w:type="spellStart"/>
      <w:r>
        <w:rPr>
          <w:rFonts w:ascii="Times New Roman" w:eastAsia="Cabin" w:hAnsi="Times New Roman" w:cs="Times New Roman"/>
          <w:color w:val="222222"/>
          <w:sz w:val="20"/>
          <w:szCs w:val="20"/>
          <w:highlight w:val="white"/>
        </w:rPr>
        <w:t>Altermatt</w:t>
      </w:r>
      <w:proofErr w:type="spellEnd"/>
      <w:r>
        <w:rPr>
          <w:rFonts w:ascii="Times New Roman" w:eastAsia="Cabin" w:hAnsi="Times New Roman" w:cs="Times New Roman"/>
          <w:color w:val="222222"/>
          <w:sz w:val="20"/>
          <w:szCs w:val="20"/>
          <w:highlight w:val="white"/>
        </w:rPr>
        <w:t xml:space="preserve">, F., </w:t>
      </w:r>
      <w:proofErr w:type="spellStart"/>
      <w:r>
        <w:rPr>
          <w:rFonts w:ascii="Times New Roman" w:eastAsia="Cabin" w:hAnsi="Times New Roman" w:cs="Times New Roman"/>
          <w:color w:val="222222"/>
          <w:sz w:val="20"/>
          <w:szCs w:val="20"/>
          <w:highlight w:val="white"/>
        </w:rPr>
        <w:t>Gounand</w:t>
      </w:r>
      <w:proofErr w:type="spellEnd"/>
      <w:r>
        <w:rPr>
          <w:rFonts w:ascii="Times New Roman" w:eastAsia="Cabin" w:hAnsi="Times New Roman" w:cs="Times New Roman"/>
          <w:color w:val="222222"/>
          <w:sz w:val="20"/>
          <w:szCs w:val="20"/>
          <w:highlight w:val="white"/>
        </w:rPr>
        <w:t xml:space="preserve">, I., Gravel, D., </w:t>
      </w:r>
      <w:proofErr w:type="spellStart"/>
      <w:r>
        <w:rPr>
          <w:rFonts w:ascii="Times New Roman" w:eastAsia="Cabin" w:hAnsi="Times New Roman" w:cs="Times New Roman"/>
          <w:color w:val="222222"/>
          <w:sz w:val="20"/>
          <w:szCs w:val="20"/>
          <w:highlight w:val="white"/>
        </w:rPr>
        <w:t>Leibold</w:t>
      </w:r>
      <w:proofErr w:type="spellEnd"/>
      <w:r>
        <w:rPr>
          <w:rFonts w:ascii="Times New Roman" w:eastAsia="Cabin" w:hAnsi="Times New Roman" w:cs="Times New Roman"/>
          <w:color w:val="222222"/>
          <w:sz w:val="20"/>
          <w:szCs w:val="20"/>
          <w:highlight w:val="white"/>
        </w:rPr>
        <w:t xml:space="preserve">, M., &amp; </w:t>
      </w:r>
      <w:proofErr w:type="spellStart"/>
      <w:r>
        <w:rPr>
          <w:rFonts w:ascii="Times New Roman" w:eastAsia="Cabin" w:hAnsi="Times New Roman" w:cs="Times New Roman"/>
          <w:color w:val="222222"/>
          <w:sz w:val="20"/>
          <w:szCs w:val="20"/>
          <w:highlight w:val="white"/>
        </w:rPr>
        <w:t>Mouquet</w:t>
      </w:r>
      <w:proofErr w:type="spellEnd"/>
      <w:r>
        <w:rPr>
          <w:rFonts w:ascii="Times New Roman" w:eastAsia="Cabin" w:hAnsi="Times New Roman" w:cs="Times New Roman"/>
          <w:color w:val="222222"/>
          <w:sz w:val="20"/>
          <w:szCs w:val="20"/>
          <w:highlight w:val="white"/>
        </w:rPr>
        <w:t>, N. (2017a) How life-hi</w:t>
      </w:r>
      <w:r>
        <w:rPr>
          <w:rFonts w:ascii="Times New Roman" w:eastAsia="Cabin" w:hAnsi="Times New Roman" w:cs="Times New Roman"/>
          <w:color w:val="222222"/>
          <w:sz w:val="20"/>
          <w:szCs w:val="20"/>
          <w:highlight w:val="white"/>
        </w:rPr>
        <w:t xml:space="preserve">story traits affect ecosystem properties: effects of dispersal in </w:t>
      </w:r>
      <w:proofErr w:type="spellStart"/>
      <w:r>
        <w:rPr>
          <w:rFonts w:ascii="Times New Roman" w:eastAsia="Cabin" w:hAnsi="Times New Roman" w:cs="Times New Roman"/>
          <w:color w:val="222222"/>
          <w:sz w:val="20"/>
          <w:szCs w:val="20"/>
          <w:highlight w:val="white"/>
        </w:rPr>
        <w:t>metaecosystems</w:t>
      </w:r>
      <w:proofErr w:type="spellEnd"/>
      <w:r>
        <w:rPr>
          <w:rFonts w:ascii="Times New Roman" w:eastAsia="Cabin" w:hAnsi="Times New Roman" w:cs="Times New Roman"/>
          <w:color w:val="222222"/>
          <w:sz w:val="20"/>
          <w:szCs w:val="20"/>
          <w:highlight w:val="white"/>
        </w:rPr>
        <w:t xml:space="preserve">. </w:t>
      </w:r>
      <w:proofErr w:type="spellStart"/>
      <w:r>
        <w:rPr>
          <w:rFonts w:ascii="Times New Roman" w:eastAsia="Cabin" w:hAnsi="Times New Roman" w:cs="Times New Roman"/>
          <w:b/>
          <w:i/>
          <w:color w:val="222222"/>
          <w:sz w:val="20"/>
          <w:szCs w:val="20"/>
          <w:highlight w:val="white"/>
        </w:rPr>
        <w:t>Oikos</w:t>
      </w:r>
      <w:proofErr w:type="spellEnd"/>
      <w:r>
        <w:rPr>
          <w:rFonts w:ascii="Times New Roman" w:eastAsia="Cabin" w:hAnsi="Times New Roman" w:cs="Times New Roman"/>
          <w:color w:val="222222"/>
          <w:sz w:val="20"/>
          <w:szCs w:val="20"/>
          <w:highlight w:val="white"/>
        </w:rPr>
        <w:t>, 126:532-546.</w:t>
      </w:r>
    </w:p>
    <w:p w14:paraId="37B07B3B" w14:textId="77777777" w:rsidR="00AF0658" w:rsidRDefault="0019677B">
      <w:pPr>
        <w:pStyle w:val="LO-normal"/>
        <w:spacing w:before="240" w:after="240" w:line="86" w:lineRule="atLeast"/>
        <w:jc w:val="both"/>
      </w:pPr>
      <w:proofErr w:type="spellStart"/>
      <w:r>
        <w:rPr>
          <w:rFonts w:ascii="Times New Roman" w:eastAsia="Cabin" w:hAnsi="Times New Roman" w:cs="Times New Roman"/>
          <w:color w:val="222222"/>
          <w:sz w:val="20"/>
          <w:szCs w:val="20"/>
          <w:highlight w:val="white"/>
        </w:rPr>
        <w:t>Massol</w:t>
      </w:r>
      <w:proofErr w:type="spellEnd"/>
      <w:r>
        <w:rPr>
          <w:rFonts w:ascii="Times New Roman" w:eastAsia="Cabin" w:hAnsi="Times New Roman" w:cs="Times New Roman"/>
          <w:color w:val="222222"/>
          <w:sz w:val="20"/>
          <w:szCs w:val="20"/>
          <w:highlight w:val="white"/>
        </w:rPr>
        <w:t>, F.,</w:t>
      </w:r>
      <w:r>
        <w:rPr>
          <w:rFonts w:ascii="Times New Roman" w:eastAsia="Cabin" w:hAnsi="Times New Roman" w:cs="Times New Roman"/>
          <w:color w:val="222222"/>
          <w:sz w:val="20"/>
          <w:szCs w:val="20"/>
          <w:highlight w:val="white"/>
        </w:rPr>
        <w:t xml:space="preserve"> </w:t>
      </w:r>
      <w:proofErr w:type="spellStart"/>
      <w:r>
        <w:rPr>
          <w:rFonts w:ascii="Times New Roman" w:eastAsia="Cabin" w:hAnsi="Times New Roman" w:cs="Times New Roman"/>
          <w:color w:val="222222"/>
          <w:sz w:val="20"/>
          <w:szCs w:val="20"/>
          <w:highlight w:val="white"/>
          <w:u w:val="single"/>
        </w:rPr>
        <w:t>Dubart</w:t>
      </w:r>
      <w:proofErr w:type="spellEnd"/>
      <w:r>
        <w:rPr>
          <w:rFonts w:ascii="Times New Roman" w:eastAsia="Cabin" w:hAnsi="Times New Roman" w:cs="Times New Roman"/>
          <w:color w:val="222222"/>
          <w:sz w:val="20"/>
          <w:szCs w:val="20"/>
          <w:highlight w:val="white"/>
          <w:u w:val="single"/>
        </w:rPr>
        <w:t>, M.</w:t>
      </w:r>
      <w:r>
        <w:rPr>
          <w:rFonts w:ascii="Times New Roman" w:eastAsia="Cabin" w:hAnsi="Times New Roman" w:cs="Times New Roman"/>
          <w:color w:val="222222"/>
          <w:sz w:val="20"/>
          <w:szCs w:val="20"/>
          <w:highlight w:val="white"/>
        </w:rPr>
        <w:t xml:space="preserve">, Calcagno, V., </w:t>
      </w:r>
      <w:proofErr w:type="spellStart"/>
      <w:r>
        <w:rPr>
          <w:rFonts w:ascii="Times New Roman" w:eastAsia="Cabin" w:hAnsi="Times New Roman" w:cs="Times New Roman"/>
          <w:color w:val="222222"/>
          <w:sz w:val="20"/>
          <w:szCs w:val="20"/>
          <w:highlight w:val="white"/>
        </w:rPr>
        <w:t>Cazelles</w:t>
      </w:r>
      <w:proofErr w:type="spellEnd"/>
      <w:r>
        <w:rPr>
          <w:rFonts w:ascii="Times New Roman" w:eastAsia="Cabin" w:hAnsi="Times New Roman" w:cs="Times New Roman"/>
          <w:color w:val="222222"/>
          <w:sz w:val="20"/>
          <w:szCs w:val="20"/>
          <w:highlight w:val="white"/>
        </w:rPr>
        <w:t xml:space="preserve">, K., </w:t>
      </w:r>
      <w:proofErr w:type="spellStart"/>
      <w:r>
        <w:rPr>
          <w:rFonts w:ascii="Times New Roman" w:eastAsia="Cabin" w:hAnsi="Times New Roman" w:cs="Times New Roman"/>
          <w:color w:val="222222"/>
          <w:sz w:val="20"/>
          <w:szCs w:val="20"/>
          <w:highlight w:val="white"/>
        </w:rPr>
        <w:t>Jacquet</w:t>
      </w:r>
      <w:proofErr w:type="spellEnd"/>
      <w:r>
        <w:rPr>
          <w:rFonts w:ascii="Times New Roman" w:eastAsia="Cabin" w:hAnsi="Times New Roman" w:cs="Times New Roman"/>
          <w:color w:val="222222"/>
          <w:sz w:val="20"/>
          <w:szCs w:val="20"/>
          <w:highlight w:val="white"/>
        </w:rPr>
        <w:t xml:space="preserve">, C., </w:t>
      </w:r>
      <w:proofErr w:type="spellStart"/>
      <w:r>
        <w:rPr>
          <w:rFonts w:ascii="Times New Roman" w:eastAsia="Cabin" w:hAnsi="Times New Roman" w:cs="Times New Roman"/>
          <w:color w:val="222222"/>
          <w:sz w:val="20"/>
          <w:szCs w:val="20"/>
          <w:highlight w:val="white"/>
        </w:rPr>
        <w:t>Kéfi</w:t>
      </w:r>
      <w:proofErr w:type="spellEnd"/>
      <w:r>
        <w:rPr>
          <w:rFonts w:ascii="Times New Roman" w:eastAsia="Cabin" w:hAnsi="Times New Roman" w:cs="Times New Roman"/>
          <w:color w:val="222222"/>
          <w:sz w:val="20"/>
          <w:szCs w:val="20"/>
          <w:highlight w:val="white"/>
        </w:rPr>
        <w:t xml:space="preserve">, S., &amp; Gravel, D. (2017b) Island biogeography of food webs. </w:t>
      </w:r>
      <w:r>
        <w:rPr>
          <w:rFonts w:ascii="Times New Roman" w:eastAsia="Cabin" w:hAnsi="Times New Roman" w:cs="Times New Roman"/>
          <w:b/>
          <w:i/>
          <w:color w:val="222222"/>
          <w:sz w:val="20"/>
          <w:szCs w:val="20"/>
          <w:highlight w:val="white"/>
        </w:rPr>
        <w:t xml:space="preserve">Advances in Ecological </w:t>
      </w:r>
      <w:r>
        <w:rPr>
          <w:rFonts w:ascii="Times New Roman" w:eastAsia="Cabin" w:hAnsi="Times New Roman" w:cs="Times New Roman"/>
          <w:b/>
          <w:i/>
          <w:color w:val="222222"/>
          <w:sz w:val="20"/>
          <w:szCs w:val="20"/>
          <w:highlight w:val="white"/>
        </w:rPr>
        <w:t>Research</w:t>
      </w:r>
      <w:r>
        <w:rPr>
          <w:rFonts w:ascii="Times New Roman" w:eastAsia="Cabin" w:hAnsi="Times New Roman" w:cs="Times New Roman"/>
          <w:color w:val="222222"/>
          <w:sz w:val="20"/>
          <w:szCs w:val="20"/>
          <w:highlight w:val="white"/>
        </w:rPr>
        <w:t>, 56:183-262.</w:t>
      </w:r>
    </w:p>
    <w:p w14:paraId="087447DA" w14:textId="77777777" w:rsidR="00AF0658" w:rsidRDefault="0019677B">
      <w:pPr>
        <w:suppressAutoHyphens/>
        <w:spacing w:before="240" w:after="240" w:line="86" w:lineRule="atLeast"/>
        <w:jc w:val="both"/>
      </w:pPr>
      <w:proofErr w:type="spellStart"/>
      <w:r>
        <w:rPr>
          <w:rStyle w:val="Quotation"/>
          <w:rFonts w:ascii="Times New Roman" w:eastAsia="Times New Roman" w:hAnsi="Times New Roman" w:cs="Times"/>
          <w:i w:val="0"/>
          <w:sz w:val="20"/>
          <w:szCs w:val="20"/>
          <w:lang w:val="en-US"/>
        </w:rPr>
        <w:t>Melián</w:t>
      </w:r>
      <w:proofErr w:type="spellEnd"/>
      <w:r>
        <w:rPr>
          <w:rStyle w:val="Quotation"/>
          <w:rFonts w:ascii="Times New Roman" w:eastAsia="Times New Roman" w:hAnsi="Times New Roman" w:cs="Times"/>
          <w:i w:val="0"/>
          <w:sz w:val="20"/>
          <w:szCs w:val="20"/>
          <w:lang w:val="en-US"/>
        </w:rPr>
        <w:t xml:space="preserve">, C. J., Matthews, B., de </w:t>
      </w:r>
      <w:proofErr w:type="spellStart"/>
      <w:r>
        <w:rPr>
          <w:rStyle w:val="Quotation"/>
          <w:rFonts w:ascii="Times New Roman" w:eastAsia="Times New Roman" w:hAnsi="Times New Roman" w:cs="Times"/>
          <w:i w:val="0"/>
          <w:sz w:val="20"/>
          <w:szCs w:val="20"/>
          <w:lang w:val="en-US"/>
        </w:rPr>
        <w:t>Andreazzi</w:t>
      </w:r>
      <w:proofErr w:type="spellEnd"/>
      <w:r>
        <w:rPr>
          <w:rStyle w:val="Quotation"/>
          <w:rFonts w:ascii="Times New Roman" w:eastAsia="Times New Roman" w:hAnsi="Times New Roman" w:cs="Times"/>
          <w:i w:val="0"/>
          <w:sz w:val="20"/>
          <w:szCs w:val="20"/>
          <w:lang w:val="en-US"/>
        </w:rPr>
        <w:t>, C. S., Rodríguez, J. P.</w:t>
      </w:r>
      <w:proofErr w:type="gramStart"/>
      <w:r>
        <w:rPr>
          <w:rStyle w:val="Quotation"/>
          <w:rFonts w:ascii="Times New Roman" w:eastAsia="Times New Roman" w:hAnsi="Times New Roman" w:cs="Times"/>
          <w:i w:val="0"/>
          <w:sz w:val="20"/>
          <w:szCs w:val="20"/>
          <w:lang w:val="en-US"/>
        </w:rPr>
        <w:t>,  Harmon</w:t>
      </w:r>
      <w:proofErr w:type="gramEnd"/>
      <w:r>
        <w:rPr>
          <w:rStyle w:val="Quotation"/>
          <w:rFonts w:ascii="Times New Roman" w:eastAsia="Times New Roman" w:hAnsi="Times New Roman" w:cs="Times"/>
          <w:i w:val="0"/>
          <w:sz w:val="20"/>
          <w:szCs w:val="20"/>
          <w:lang w:val="en-US"/>
        </w:rPr>
        <w:t xml:space="preserve">, L. H., and Fortuna, M. A. (2018). Deciphering the interdependence between ecological and evolutionary networks. </w:t>
      </w:r>
      <w:r>
        <w:rPr>
          <w:rStyle w:val="Quotation"/>
          <w:rFonts w:ascii="Times New Roman" w:eastAsia="Times New Roman" w:hAnsi="Times New Roman" w:cs="Times"/>
          <w:b/>
          <w:bCs/>
          <w:sz w:val="20"/>
          <w:szCs w:val="20"/>
          <w:lang w:val="en-US"/>
        </w:rPr>
        <w:t xml:space="preserve">Trends in Ecology &amp; Evolution </w:t>
      </w:r>
      <w:r>
        <w:rPr>
          <w:rStyle w:val="Quotation"/>
          <w:rFonts w:ascii="Times New Roman" w:eastAsia="Times New Roman" w:hAnsi="Times New Roman" w:cs="Times"/>
          <w:sz w:val="20"/>
          <w:szCs w:val="20"/>
          <w:lang w:val="en-US"/>
        </w:rPr>
        <w:t>(In Press).</w:t>
      </w:r>
    </w:p>
    <w:p w14:paraId="6FF51942" w14:textId="77777777" w:rsidR="00AF0658" w:rsidRPr="005D2683" w:rsidRDefault="0019677B">
      <w:pPr>
        <w:pStyle w:val="LO-normal"/>
        <w:spacing w:before="240" w:after="240" w:line="86" w:lineRule="atLeast"/>
        <w:jc w:val="both"/>
        <w:rPr>
          <w:ins w:id="110" w:author="Matías Arim" w:date="2018-05-29T09:37:00Z"/>
          <w:rFonts w:ascii="Times New Roman" w:eastAsia="Cabin" w:hAnsi="Times New Roman" w:cs="Times New Roman"/>
          <w:color w:val="222222"/>
          <w:sz w:val="20"/>
          <w:szCs w:val="20"/>
        </w:rPr>
      </w:pPr>
      <w:proofErr w:type="spellStart"/>
      <w:r>
        <w:rPr>
          <w:rFonts w:ascii="Times New Roman" w:eastAsia="Cabin" w:hAnsi="Times New Roman" w:cs="Times New Roman"/>
          <w:color w:val="222222"/>
          <w:sz w:val="20"/>
          <w:szCs w:val="20"/>
          <w:highlight w:val="white"/>
        </w:rPr>
        <w:t>Mou</w:t>
      </w:r>
      <w:r>
        <w:rPr>
          <w:rFonts w:ascii="Times New Roman" w:eastAsia="Cabin" w:hAnsi="Times New Roman" w:cs="Times New Roman"/>
          <w:color w:val="222222"/>
          <w:sz w:val="20"/>
          <w:szCs w:val="20"/>
          <w:highlight w:val="white"/>
        </w:rPr>
        <w:t>quet</w:t>
      </w:r>
      <w:proofErr w:type="spellEnd"/>
      <w:r>
        <w:rPr>
          <w:rFonts w:ascii="Times New Roman" w:eastAsia="Cabin" w:hAnsi="Times New Roman" w:cs="Times New Roman"/>
          <w:color w:val="222222"/>
          <w:sz w:val="20"/>
          <w:szCs w:val="20"/>
          <w:highlight w:val="white"/>
        </w:rPr>
        <w:t xml:space="preserve">, N. &amp; </w:t>
      </w:r>
      <w:proofErr w:type="spellStart"/>
      <w:r>
        <w:rPr>
          <w:rFonts w:ascii="Times New Roman" w:eastAsia="Cabin" w:hAnsi="Times New Roman" w:cs="Times New Roman"/>
          <w:color w:val="222222"/>
          <w:sz w:val="20"/>
          <w:szCs w:val="20"/>
          <w:highlight w:val="white"/>
        </w:rPr>
        <w:t>Loreau</w:t>
      </w:r>
      <w:proofErr w:type="spellEnd"/>
      <w:r>
        <w:rPr>
          <w:rFonts w:ascii="Times New Roman" w:eastAsia="Cabin" w:hAnsi="Times New Roman" w:cs="Times New Roman"/>
          <w:color w:val="222222"/>
          <w:sz w:val="20"/>
          <w:szCs w:val="20"/>
          <w:highlight w:val="white"/>
        </w:rPr>
        <w:t xml:space="preserve">, M. (2003). </w:t>
      </w:r>
      <w:r w:rsidRPr="005D038C">
        <w:rPr>
          <w:rFonts w:ascii="Times New Roman" w:eastAsia="Cabin" w:hAnsi="Times New Roman" w:cs="Times New Roman"/>
          <w:color w:val="222222"/>
          <w:sz w:val="20"/>
          <w:szCs w:val="20"/>
          <w:highlight w:val="white"/>
        </w:rPr>
        <w:t xml:space="preserve">Community patterns in source-sink </w:t>
      </w:r>
      <w:proofErr w:type="spellStart"/>
      <w:r w:rsidRPr="005D038C">
        <w:rPr>
          <w:rFonts w:ascii="Times New Roman" w:eastAsia="Cabin" w:hAnsi="Times New Roman" w:cs="Times New Roman"/>
          <w:color w:val="222222"/>
          <w:sz w:val="20"/>
          <w:szCs w:val="20"/>
          <w:highlight w:val="white"/>
        </w:rPr>
        <w:t>metacommunities</w:t>
      </w:r>
      <w:proofErr w:type="spellEnd"/>
      <w:r w:rsidRPr="005D038C">
        <w:rPr>
          <w:rFonts w:ascii="Times New Roman" w:eastAsia="Cabin" w:hAnsi="Times New Roman" w:cs="Times New Roman"/>
          <w:color w:val="222222"/>
          <w:sz w:val="20"/>
          <w:szCs w:val="20"/>
          <w:highlight w:val="white"/>
        </w:rPr>
        <w:t xml:space="preserve">. </w:t>
      </w:r>
      <w:r w:rsidRPr="005D2683">
        <w:rPr>
          <w:rFonts w:ascii="Times New Roman" w:eastAsia="Cabin" w:hAnsi="Times New Roman" w:cs="Times New Roman"/>
          <w:b/>
          <w:i/>
          <w:color w:val="222222"/>
          <w:sz w:val="20"/>
          <w:szCs w:val="20"/>
          <w:highlight w:val="white"/>
        </w:rPr>
        <w:t>American Naturalist</w:t>
      </w:r>
      <w:r w:rsidRPr="005D2683">
        <w:rPr>
          <w:rFonts w:ascii="Times New Roman" w:eastAsia="Cabin" w:hAnsi="Times New Roman" w:cs="Times New Roman"/>
          <w:color w:val="222222"/>
          <w:sz w:val="20"/>
          <w:szCs w:val="20"/>
          <w:highlight w:val="white"/>
        </w:rPr>
        <w:t>, 162:544–557.</w:t>
      </w:r>
    </w:p>
    <w:p w14:paraId="3B34A832" w14:textId="5E1DF059" w:rsidR="005D038C" w:rsidRPr="005D038C" w:rsidRDefault="005D038C" w:rsidP="005D038C">
      <w:pPr>
        <w:rPr>
          <w:ins w:id="111" w:author="Matías Arim" w:date="2018-05-29T09:37:00Z"/>
          <w:rFonts w:ascii="Times New Roman" w:eastAsia="Times New Roman" w:hAnsi="Times New Roman" w:cs="Times New Roman"/>
          <w:color w:val="222222"/>
          <w:sz w:val="20"/>
          <w:szCs w:val="20"/>
          <w:shd w:val="clear" w:color="auto" w:fill="F8F8F8"/>
          <w:lang w:val="es-ES_tradnl" w:eastAsia="es-ES_tradnl"/>
          <w:rPrChange w:id="112" w:author="Matías Arim" w:date="2018-05-29T09:37:00Z">
            <w:rPr>
              <w:ins w:id="113" w:author="Matías Arim" w:date="2018-05-29T09:37:00Z"/>
              <w:rFonts w:ascii="Arial" w:eastAsia="Times New Roman" w:hAnsi="Arial" w:cs="Arial"/>
              <w:color w:val="222222"/>
              <w:sz w:val="20"/>
              <w:szCs w:val="20"/>
              <w:shd w:val="clear" w:color="auto" w:fill="F8F8F8"/>
              <w:lang w:val="es-ES_tradnl" w:eastAsia="es-ES_tradnl"/>
            </w:rPr>
          </w:rPrChange>
        </w:rPr>
        <w:pPrChange w:id="114" w:author="Matías Arim" w:date="2018-05-29T09:37:00Z">
          <w:pPr>
            <w:pStyle w:val="LO-normal"/>
            <w:spacing w:before="240" w:after="240" w:line="86" w:lineRule="atLeast"/>
            <w:jc w:val="both"/>
          </w:pPr>
        </w:pPrChange>
      </w:pPr>
      <w:proofErr w:type="spellStart"/>
      <w:ins w:id="115" w:author="Matías Arim" w:date="2018-05-29T09:37:00Z">
        <w:r w:rsidRPr="005D038C">
          <w:rPr>
            <w:rFonts w:ascii="Times New Roman" w:eastAsia="Times New Roman" w:hAnsi="Times New Roman" w:cs="Times New Roman"/>
            <w:color w:val="222222"/>
            <w:sz w:val="20"/>
            <w:szCs w:val="20"/>
            <w:shd w:val="clear" w:color="auto" w:fill="F8F8F8"/>
            <w:lang w:val="es-ES_tradnl" w:eastAsia="es-ES_tradnl"/>
            <w:rPrChange w:id="116" w:author="Matías Arim" w:date="2018-05-29T09:37:00Z">
              <w:rPr>
                <w:rFonts w:ascii="Arial" w:eastAsia="Times New Roman" w:hAnsi="Arial" w:cs="Arial"/>
                <w:color w:val="222222"/>
                <w:sz w:val="20"/>
                <w:szCs w:val="20"/>
                <w:shd w:val="clear" w:color="auto" w:fill="F8F8F8"/>
                <w:lang w:val="es-ES_tradnl" w:eastAsia="es-ES_tradnl"/>
              </w:rPr>
            </w:rPrChange>
          </w:rPr>
          <w:lastRenderedPageBreak/>
          <w:t>Nowak</w:t>
        </w:r>
        <w:proofErr w:type="spellEnd"/>
        <w:r w:rsidRPr="005D038C">
          <w:rPr>
            <w:rFonts w:ascii="Times New Roman" w:eastAsia="Times New Roman" w:hAnsi="Times New Roman" w:cs="Times New Roman"/>
            <w:color w:val="222222"/>
            <w:sz w:val="20"/>
            <w:szCs w:val="20"/>
            <w:shd w:val="clear" w:color="auto" w:fill="F8F8F8"/>
            <w:lang w:val="es-ES_tradnl" w:eastAsia="es-ES_tradnl"/>
            <w:rPrChange w:id="117" w:author="Matías Arim" w:date="2018-05-29T09:37:00Z">
              <w:rPr>
                <w:rFonts w:ascii="Arial" w:eastAsia="Times New Roman" w:hAnsi="Arial" w:cs="Arial"/>
                <w:color w:val="222222"/>
                <w:sz w:val="20"/>
                <w:szCs w:val="20"/>
                <w:shd w:val="clear" w:color="auto" w:fill="F8F8F8"/>
                <w:lang w:val="es-ES_tradnl" w:eastAsia="es-ES_tradnl"/>
              </w:rPr>
            </w:rPrChange>
          </w:rPr>
          <w:t>, M. A. (2006). </w:t>
        </w:r>
        <w:proofErr w:type="spellStart"/>
        <w:r w:rsidRPr="005D038C">
          <w:rPr>
            <w:rFonts w:ascii="Times New Roman" w:eastAsia="Times New Roman" w:hAnsi="Times New Roman" w:cs="Times New Roman"/>
            <w:i/>
            <w:iCs/>
            <w:color w:val="222222"/>
            <w:sz w:val="20"/>
            <w:szCs w:val="20"/>
            <w:shd w:val="clear" w:color="auto" w:fill="F8F8F8"/>
            <w:lang w:val="es-ES_tradnl" w:eastAsia="es-ES_tradnl"/>
            <w:rPrChange w:id="118" w:author="Matías Arim" w:date="2018-05-29T09:37:00Z">
              <w:rPr>
                <w:rFonts w:ascii="Arial" w:eastAsia="Times New Roman" w:hAnsi="Arial" w:cs="Arial"/>
                <w:i/>
                <w:iCs/>
                <w:color w:val="222222"/>
                <w:sz w:val="20"/>
                <w:szCs w:val="20"/>
                <w:shd w:val="clear" w:color="auto" w:fill="F8F8F8"/>
                <w:lang w:val="es-ES_tradnl" w:eastAsia="es-ES_tradnl"/>
              </w:rPr>
            </w:rPrChange>
          </w:rPr>
          <w:t>Evolutionary</w:t>
        </w:r>
        <w:proofErr w:type="spellEnd"/>
        <w:r w:rsidRPr="005D038C">
          <w:rPr>
            <w:rFonts w:ascii="Times New Roman" w:eastAsia="Times New Roman" w:hAnsi="Times New Roman" w:cs="Times New Roman"/>
            <w:i/>
            <w:iCs/>
            <w:color w:val="222222"/>
            <w:sz w:val="20"/>
            <w:szCs w:val="20"/>
            <w:shd w:val="clear" w:color="auto" w:fill="F8F8F8"/>
            <w:lang w:val="es-ES_tradnl" w:eastAsia="es-ES_tradnl"/>
            <w:rPrChange w:id="119" w:author="Matías Arim" w:date="2018-05-29T09:37:00Z">
              <w:rPr>
                <w:rFonts w:ascii="Arial" w:eastAsia="Times New Roman" w:hAnsi="Arial" w:cs="Arial"/>
                <w:i/>
                <w:iCs/>
                <w:color w:val="222222"/>
                <w:sz w:val="20"/>
                <w:szCs w:val="20"/>
                <w:shd w:val="clear" w:color="auto" w:fill="F8F8F8"/>
                <w:lang w:val="es-ES_tradnl" w:eastAsia="es-ES_tradnl"/>
              </w:rPr>
            </w:rPrChange>
          </w:rPr>
          <w:t xml:space="preserve"> </w:t>
        </w:r>
        <w:proofErr w:type="spellStart"/>
        <w:r w:rsidRPr="005D038C">
          <w:rPr>
            <w:rFonts w:ascii="Times New Roman" w:eastAsia="Times New Roman" w:hAnsi="Times New Roman" w:cs="Times New Roman"/>
            <w:i/>
            <w:iCs/>
            <w:color w:val="222222"/>
            <w:sz w:val="20"/>
            <w:szCs w:val="20"/>
            <w:shd w:val="clear" w:color="auto" w:fill="F8F8F8"/>
            <w:lang w:val="es-ES_tradnl" w:eastAsia="es-ES_tradnl"/>
            <w:rPrChange w:id="120" w:author="Matías Arim" w:date="2018-05-29T09:37:00Z">
              <w:rPr>
                <w:rFonts w:ascii="Arial" w:eastAsia="Times New Roman" w:hAnsi="Arial" w:cs="Arial"/>
                <w:i/>
                <w:iCs/>
                <w:color w:val="222222"/>
                <w:sz w:val="20"/>
                <w:szCs w:val="20"/>
                <w:shd w:val="clear" w:color="auto" w:fill="F8F8F8"/>
                <w:lang w:val="es-ES_tradnl" w:eastAsia="es-ES_tradnl"/>
              </w:rPr>
            </w:rPrChange>
          </w:rPr>
          <w:t>dynamics</w:t>
        </w:r>
        <w:proofErr w:type="spellEnd"/>
        <w:r w:rsidRPr="005D038C">
          <w:rPr>
            <w:rFonts w:ascii="Times New Roman" w:eastAsia="Times New Roman" w:hAnsi="Times New Roman" w:cs="Times New Roman"/>
            <w:color w:val="222222"/>
            <w:sz w:val="20"/>
            <w:szCs w:val="20"/>
            <w:shd w:val="clear" w:color="auto" w:fill="F8F8F8"/>
            <w:lang w:val="es-ES_tradnl" w:eastAsia="es-ES_tradnl"/>
            <w:rPrChange w:id="121" w:author="Matías Arim" w:date="2018-05-29T09:37:00Z">
              <w:rPr>
                <w:rFonts w:ascii="Arial" w:eastAsia="Times New Roman" w:hAnsi="Arial" w:cs="Arial"/>
                <w:color w:val="222222"/>
                <w:sz w:val="20"/>
                <w:szCs w:val="20"/>
                <w:shd w:val="clear" w:color="auto" w:fill="F8F8F8"/>
                <w:lang w:val="es-ES_tradnl" w:eastAsia="es-ES_tradnl"/>
              </w:rPr>
            </w:rPrChange>
          </w:rPr>
          <w:t xml:space="preserve">. Harvard </w:t>
        </w:r>
        <w:proofErr w:type="spellStart"/>
        <w:r w:rsidRPr="005D038C">
          <w:rPr>
            <w:rFonts w:ascii="Times New Roman" w:eastAsia="Times New Roman" w:hAnsi="Times New Roman" w:cs="Times New Roman"/>
            <w:color w:val="222222"/>
            <w:sz w:val="20"/>
            <w:szCs w:val="20"/>
            <w:shd w:val="clear" w:color="auto" w:fill="F8F8F8"/>
            <w:lang w:val="es-ES_tradnl" w:eastAsia="es-ES_tradnl"/>
            <w:rPrChange w:id="122" w:author="Matías Arim" w:date="2018-05-29T09:37:00Z">
              <w:rPr>
                <w:rFonts w:ascii="Arial" w:eastAsia="Times New Roman" w:hAnsi="Arial" w:cs="Arial"/>
                <w:color w:val="222222"/>
                <w:sz w:val="20"/>
                <w:szCs w:val="20"/>
                <w:shd w:val="clear" w:color="auto" w:fill="F8F8F8"/>
                <w:lang w:val="es-ES_tradnl" w:eastAsia="es-ES_tradnl"/>
              </w:rPr>
            </w:rPrChange>
          </w:rPr>
          <w:t>University</w:t>
        </w:r>
        <w:proofErr w:type="spellEnd"/>
        <w:r w:rsidRPr="005D038C">
          <w:rPr>
            <w:rFonts w:ascii="Times New Roman" w:eastAsia="Times New Roman" w:hAnsi="Times New Roman" w:cs="Times New Roman"/>
            <w:color w:val="222222"/>
            <w:sz w:val="20"/>
            <w:szCs w:val="20"/>
            <w:shd w:val="clear" w:color="auto" w:fill="F8F8F8"/>
            <w:lang w:val="es-ES_tradnl" w:eastAsia="es-ES_tradnl"/>
            <w:rPrChange w:id="123" w:author="Matías Arim" w:date="2018-05-29T09:37:00Z">
              <w:rPr>
                <w:rFonts w:ascii="Arial" w:eastAsia="Times New Roman" w:hAnsi="Arial" w:cs="Arial"/>
                <w:color w:val="222222"/>
                <w:sz w:val="20"/>
                <w:szCs w:val="20"/>
                <w:shd w:val="clear" w:color="auto" w:fill="F8F8F8"/>
                <w:lang w:val="es-ES_tradnl" w:eastAsia="es-ES_tradnl"/>
              </w:rPr>
            </w:rPrChange>
          </w:rPr>
          <w:t xml:space="preserve"> </w:t>
        </w:r>
        <w:proofErr w:type="spellStart"/>
        <w:r w:rsidRPr="005D038C">
          <w:rPr>
            <w:rFonts w:ascii="Times New Roman" w:eastAsia="Times New Roman" w:hAnsi="Times New Roman" w:cs="Times New Roman"/>
            <w:color w:val="222222"/>
            <w:sz w:val="20"/>
            <w:szCs w:val="20"/>
            <w:shd w:val="clear" w:color="auto" w:fill="F8F8F8"/>
            <w:lang w:val="es-ES_tradnl" w:eastAsia="es-ES_tradnl"/>
            <w:rPrChange w:id="124" w:author="Matías Arim" w:date="2018-05-29T09:37:00Z">
              <w:rPr>
                <w:rFonts w:ascii="Arial" w:eastAsia="Times New Roman" w:hAnsi="Arial" w:cs="Arial"/>
                <w:color w:val="222222"/>
                <w:sz w:val="20"/>
                <w:szCs w:val="20"/>
                <w:shd w:val="clear" w:color="auto" w:fill="F8F8F8"/>
                <w:lang w:val="es-ES_tradnl" w:eastAsia="es-ES_tradnl"/>
              </w:rPr>
            </w:rPrChange>
          </w:rPr>
          <w:t>Press</w:t>
        </w:r>
        <w:proofErr w:type="spellEnd"/>
        <w:r w:rsidRPr="005D038C">
          <w:rPr>
            <w:rFonts w:ascii="Times New Roman" w:eastAsia="Times New Roman" w:hAnsi="Times New Roman" w:cs="Times New Roman"/>
            <w:color w:val="222222"/>
            <w:sz w:val="20"/>
            <w:szCs w:val="20"/>
            <w:shd w:val="clear" w:color="auto" w:fill="F8F8F8"/>
            <w:lang w:val="es-ES_tradnl" w:eastAsia="es-ES_tradnl"/>
            <w:rPrChange w:id="125" w:author="Matías Arim" w:date="2018-05-29T09:37:00Z">
              <w:rPr>
                <w:rFonts w:ascii="Arial" w:eastAsia="Times New Roman" w:hAnsi="Arial" w:cs="Arial"/>
                <w:color w:val="222222"/>
                <w:sz w:val="20"/>
                <w:szCs w:val="20"/>
                <w:shd w:val="clear" w:color="auto" w:fill="F8F8F8"/>
                <w:lang w:val="es-ES_tradnl" w:eastAsia="es-ES_tradnl"/>
              </w:rPr>
            </w:rPrChange>
          </w:rPr>
          <w:t>.</w:t>
        </w:r>
      </w:ins>
    </w:p>
    <w:p w14:paraId="3D9A69B0" w14:textId="77777777" w:rsidR="005D038C" w:rsidRPr="005D2683" w:rsidRDefault="005D038C" w:rsidP="005D038C">
      <w:pPr>
        <w:rPr>
          <w:rFonts w:ascii="Times New Roman" w:eastAsia="Times New Roman" w:hAnsi="Times New Roman" w:cs="Times New Roman"/>
          <w:color w:val="auto"/>
          <w:sz w:val="20"/>
          <w:szCs w:val="20"/>
          <w:lang w:val="es-ES_tradnl" w:eastAsia="es-ES_tradnl"/>
          <w:rPrChange w:id="126" w:author="Matías Arim" w:date="2018-05-29T09:46:00Z">
            <w:rPr/>
          </w:rPrChange>
        </w:rPr>
        <w:pPrChange w:id="127" w:author="Matías Arim" w:date="2018-05-29T09:37:00Z">
          <w:pPr>
            <w:pStyle w:val="LO-normal"/>
            <w:spacing w:before="240" w:after="240" w:line="86" w:lineRule="atLeast"/>
            <w:jc w:val="both"/>
          </w:pPr>
        </w:pPrChange>
      </w:pPr>
    </w:p>
    <w:p w14:paraId="28D6F97B" w14:textId="77777777" w:rsidR="00AF0658" w:rsidRPr="0061452B" w:rsidRDefault="0019677B">
      <w:pPr>
        <w:suppressAutoHyphens/>
        <w:spacing w:after="240" w:line="86" w:lineRule="atLeast"/>
        <w:jc w:val="both"/>
        <w:rPr>
          <w:ins w:id="128" w:author="Matías Arim" w:date="2018-05-29T09:46:00Z"/>
          <w:rStyle w:val="Quotation"/>
          <w:rFonts w:ascii="Times New Roman" w:eastAsia="Times New Roman" w:hAnsi="Times New Roman" w:cs="Times New Roman"/>
          <w:i w:val="0"/>
          <w:sz w:val="20"/>
          <w:szCs w:val="20"/>
          <w:lang w:val="en-US"/>
        </w:rPr>
      </w:pPr>
      <w:proofErr w:type="spellStart"/>
      <w:r w:rsidRPr="005D2683">
        <w:rPr>
          <w:rStyle w:val="Quotation"/>
          <w:rFonts w:ascii="Times New Roman" w:eastAsia="Times New Roman" w:hAnsi="Times New Roman" w:cs="Times New Roman"/>
          <w:i w:val="0"/>
          <w:sz w:val="20"/>
          <w:szCs w:val="20"/>
          <w:lang w:val="en-US"/>
        </w:rPr>
        <w:t>N</w:t>
      </w:r>
      <w:r w:rsidRPr="005D2683">
        <w:rPr>
          <w:rStyle w:val="Quotation"/>
          <w:rFonts w:ascii="Times New Roman" w:eastAsia="Times New Roman" w:hAnsi="Times New Roman" w:cs="Times New Roman"/>
          <w:i w:val="0"/>
          <w:sz w:val="20"/>
          <w:szCs w:val="20"/>
          <w:lang w:val="en-US"/>
        </w:rPr>
        <w:t>uismer</w:t>
      </w:r>
      <w:proofErr w:type="spellEnd"/>
      <w:r w:rsidRPr="005D2683">
        <w:rPr>
          <w:rStyle w:val="Quotation"/>
          <w:rFonts w:ascii="Times New Roman" w:eastAsia="Times New Roman" w:hAnsi="Times New Roman" w:cs="Times New Roman"/>
          <w:i w:val="0"/>
          <w:sz w:val="20"/>
          <w:szCs w:val="20"/>
          <w:lang w:val="en-US"/>
        </w:rPr>
        <w:t xml:space="preserve">, S., </w:t>
      </w:r>
      <w:proofErr w:type="spellStart"/>
      <w:r w:rsidRPr="005D2683">
        <w:rPr>
          <w:rStyle w:val="Quotation"/>
          <w:rFonts w:ascii="Times New Roman" w:eastAsia="Times New Roman" w:hAnsi="Times New Roman" w:cs="Times New Roman"/>
          <w:i w:val="0"/>
          <w:sz w:val="20"/>
          <w:szCs w:val="20"/>
          <w:lang w:val="en-US"/>
        </w:rPr>
        <w:t>Jordano</w:t>
      </w:r>
      <w:proofErr w:type="spellEnd"/>
      <w:r w:rsidRPr="005D2683">
        <w:rPr>
          <w:rStyle w:val="Quotation"/>
          <w:rFonts w:ascii="Times New Roman" w:eastAsia="Times New Roman" w:hAnsi="Times New Roman" w:cs="Times New Roman"/>
          <w:i w:val="0"/>
          <w:sz w:val="20"/>
          <w:szCs w:val="20"/>
          <w:lang w:val="en-US"/>
        </w:rPr>
        <w:t xml:space="preserve">, P. and </w:t>
      </w:r>
      <w:proofErr w:type="spellStart"/>
      <w:r w:rsidRPr="005D2683">
        <w:rPr>
          <w:rStyle w:val="Quotation"/>
          <w:rFonts w:ascii="Times New Roman" w:eastAsia="Times New Roman" w:hAnsi="Times New Roman" w:cs="Times New Roman"/>
          <w:i w:val="0"/>
          <w:sz w:val="20"/>
          <w:szCs w:val="20"/>
          <w:lang w:val="en-US"/>
        </w:rPr>
        <w:t>Bascompte</w:t>
      </w:r>
      <w:proofErr w:type="spellEnd"/>
      <w:r w:rsidRPr="005D2683">
        <w:rPr>
          <w:rStyle w:val="Quotation"/>
          <w:rFonts w:ascii="Times New Roman" w:eastAsia="Times New Roman" w:hAnsi="Times New Roman" w:cs="Times New Roman"/>
          <w:i w:val="0"/>
          <w:sz w:val="20"/>
          <w:szCs w:val="20"/>
          <w:lang w:val="en-US"/>
        </w:rPr>
        <w:t>, J. (2013</w:t>
      </w:r>
      <w:r w:rsidRPr="005D2683">
        <w:rPr>
          <w:rStyle w:val="Quotation"/>
          <w:rFonts w:ascii="Times New Roman" w:eastAsia="Times New Roman" w:hAnsi="Times New Roman" w:cs="Times New Roman"/>
          <w:i w:val="0"/>
          <w:sz w:val="20"/>
          <w:szCs w:val="20"/>
          <w:lang w:val="en-US"/>
        </w:rPr>
        <w:t xml:space="preserve">). Coevolution and the architecture of mutualistic networks. </w:t>
      </w:r>
      <w:r w:rsidRPr="005D2683">
        <w:rPr>
          <w:rStyle w:val="Quotation"/>
          <w:rFonts w:ascii="Times New Roman" w:eastAsia="Times New Roman" w:hAnsi="Times New Roman" w:cs="Times New Roman"/>
          <w:b/>
          <w:bCs/>
          <w:iCs/>
          <w:sz w:val="20"/>
          <w:szCs w:val="20"/>
          <w:lang w:val="en-US"/>
        </w:rPr>
        <w:t>Evolution</w:t>
      </w:r>
      <w:r w:rsidRPr="0061452B">
        <w:rPr>
          <w:rStyle w:val="Quotation"/>
          <w:rFonts w:ascii="Times New Roman" w:eastAsia="Times New Roman" w:hAnsi="Times New Roman" w:cs="Times New Roman"/>
          <w:i w:val="0"/>
          <w:sz w:val="20"/>
          <w:szCs w:val="20"/>
          <w:lang w:val="en-US"/>
        </w:rPr>
        <w:t>, 67:338–354.</w:t>
      </w:r>
    </w:p>
    <w:p w14:paraId="41A06FC1" w14:textId="5C10A39E" w:rsidR="005D2683" w:rsidRPr="005D2683" w:rsidRDefault="005D2683" w:rsidP="005D2683">
      <w:pPr>
        <w:pStyle w:val="p1"/>
        <w:spacing w:after="240"/>
        <w:ind w:left="539" w:hanging="539"/>
        <w:rPr>
          <w:rFonts w:ascii="Times New Roman" w:hAnsi="Times New Roman"/>
          <w:sz w:val="20"/>
          <w:szCs w:val="20"/>
          <w:rPrChange w:id="129" w:author="Matías Arim" w:date="2018-05-29T09:46:00Z">
            <w:rPr/>
          </w:rPrChange>
        </w:rPr>
        <w:pPrChange w:id="130" w:author="Matías Arim" w:date="2018-05-29T09:46:00Z">
          <w:pPr>
            <w:suppressAutoHyphens/>
            <w:spacing w:after="240" w:line="86" w:lineRule="atLeast"/>
            <w:jc w:val="both"/>
          </w:pPr>
        </w:pPrChange>
      </w:pPr>
      <w:proofErr w:type="spellStart"/>
      <w:ins w:id="131" w:author="Matías Arim" w:date="2018-05-29T09:46:00Z">
        <w:r w:rsidRPr="005D2683">
          <w:rPr>
            <w:rFonts w:ascii="Times New Roman" w:hAnsi="Times New Roman"/>
            <w:sz w:val="20"/>
            <w:szCs w:val="20"/>
            <w:rPrChange w:id="132" w:author="Matías Arim" w:date="2018-05-29T09:46:00Z">
              <w:rPr/>
            </w:rPrChange>
          </w:rPr>
          <w:t>Orrock</w:t>
        </w:r>
        <w:proofErr w:type="spellEnd"/>
        <w:r w:rsidRPr="005D2683">
          <w:rPr>
            <w:rFonts w:ascii="Times New Roman" w:hAnsi="Times New Roman"/>
            <w:sz w:val="20"/>
            <w:szCs w:val="20"/>
            <w:rPrChange w:id="133" w:author="Matías Arim" w:date="2018-05-29T09:46:00Z">
              <w:rPr/>
            </w:rPrChange>
          </w:rPr>
          <w:t xml:space="preserve">, J.L. &amp; </w:t>
        </w:r>
        <w:proofErr w:type="spellStart"/>
        <w:r w:rsidRPr="005D2683">
          <w:rPr>
            <w:rFonts w:ascii="Times New Roman" w:hAnsi="Times New Roman"/>
            <w:sz w:val="20"/>
            <w:szCs w:val="20"/>
            <w:rPrChange w:id="134" w:author="Matías Arim" w:date="2018-05-29T09:46:00Z">
              <w:rPr/>
            </w:rPrChange>
          </w:rPr>
          <w:t>Watling</w:t>
        </w:r>
        <w:proofErr w:type="spellEnd"/>
        <w:r w:rsidRPr="005D2683">
          <w:rPr>
            <w:rFonts w:ascii="Times New Roman" w:hAnsi="Times New Roman"/>
            <w:sz w:val="20"/>
            <w:szCs w:val="20"/>
            <w:rPrChange w:id="135" w:author="Matías Arim" w:date="2018-05-29T09:46:00Z">
              <w:rPr/>
            </w:rPrChange>
          </w:rPr>
          <w:t xml:space="preserve">, J.I. (2010) Local </w:t>
        </w:r>
        <w:proofErr w:type="spellStart"/>
        <w:r w:rsidRPr="005D2683">
          <w:rPr>
            <w:rFonts w:ascii="Times New Roman" w:hAnsi="Times New Roman"/>
            <w:sz w:val="20"/>
            <w:szCs w:val="20"/>
            <w:rPrChange w:id="136" w:author="Matías Arim" w:date="2018-05-29T09:46:00Z">
              <w:rPr/>
            </w:rPrChange>
          </w:rPr>
          <w:t>community</w:t>
        </w:r>
        <w:proofErr w:type="spellEnd"/>
        <w:r w:rsidRPr="005D2683">
          <w:rPr>
            <w:rFonts w:ascii="Times New Roman" w:hAnsi="Times New Roman"/>
            <w:sz w:val="20"/>
            <w:szCs w:val="20"/>
            <w:rPrChange w:id="137" w:author="Matías Arim" w:date="2018-05-29T09:46:00Z">
              <w:rPr/>
            </w:rPrChange>
          </w:rPr>
          <w:t xml:space="preserve"> </w:t>
        </w:r>
        <w:proofErr w:type="spellStart"/>
        <w:r w:rsidRPr="005D2683">
          <w:rPr>
            <w:rFonts w:ascii="Times New Roman" w:hAnsi="Times New Roman"/>
            <w:sz w:val="20"/>
            <w:szCs w:val="20"/>
            <w:rPrChange w:id="138" w:author="Matías Arim" w:date="2018-05-29T09:46:00Z">
              <w:rPr/>
            </w:rPrChange>
          </w:rPr>
          <w:t>size</w:t>
        </w:r>
        <w:proofErr w:type="spellEnd"/>
        <w:r w:rsidRPr="005D2683">
          <w:rPr>
            <w:rFonts w:ascii="Times New Roman" w:hAnsi="Times New Roman"/>
            <w:sz w:val="20"/>
            <w:szCs w:val="20"/>
            <w:rPrChange w:id="139" w:author="Matías Arim" w:date="2018-05-29T09:46:00Z">
              <w:rPr/>
            </w:rPrChange>
          </w:rPr>
          <w:t xml:space="preserve"> </w:t>
        </w:r>
        <w:proofErr w:type="spellStart"/>
        <w:r w:rsidRPr="005D2683">
          <w:rPr>
            <w:rFonts w:ascii="Times New Roman" w:hAnsi="Times New Roman"/>
            <w:sz w:val="20"/>
            <w:szCs w:val="20"/>
            <w:rPrChange w:id="140" w:author="Matías Arim" w:date="2018-05-29T09:46:00Z">
              <w:rPr/>
            </w:rPrChange>
          </w:rPr>
          <w:t>mediates</w:t>
        </w:r>
        <w:proofErr w:type="spellEnd"/>
        <w:r w:rsidRPr="005D2683">
          <w:rPr>
            <w:rFonts w:ascii="Times New Roman" w:hAnsi="Times New Roman"/>
            <w:sz w:val="20"/>
            <w:szCs w:val="20"/>
            <w:rPrChange w:id="141" w:author="Matías Arim" w:date="2018-05-29T09:46:00Z">
              <w:rPr/>
            </w:rPrChange>
          </w:rPr>
          <w:t xml:space="preserve"> </w:t>
        </w:r>
        <w:proofErr w:type="spellStart"/>
        <w:r w:rsidRPr="005D2683">
          <w:rPr>
            <w:rFonts w:ascii="Times New Roman" w:hAnsi="Times New Roman"/>
            <w:sz w:val="20"/>
            <w:szCs w:val="20"/>
            <w:rPrChange w:id="142" w:author="Matías Arim" w:date="2018-05-29T09:46:00Z">
              <w:rPr/>
            </w:rPrChange>
          </w:rPr>
          <w:t>ecological</w:t>
        </w:r>
        <w:proofErr w:type="spellEnd"/>
        <w:r w:rsidRPr="005D2683">
          <w:rPr>
            <w:rFonts w:ascii="Times New Roman" w:hAnsi="Times New Roman"/>
            <w:sz w:val="20"/>
            <w:szCs w:val="20"/>
            <w:rPrChange w:id="143" w:author="Matías Arim" w:date="2018-05-29T09:46:00Z">
              <w:rPr/>
            </w:rPrChange>
          </w:rPr>
          <w:t xml:space="preserve"> </w:t>
        </w:r>
        <w:proofErr w:type="spellStart"/>
        <w:r w:rsidRPr="005D2683">
          <w:rPr>
            <w:rFonts w:ascii="Times New Roman" w:hAnsi="Times New Roman"/>
            <w:sz w:val="20"/>
            <w:szCs w:val="20"/>
            <w:rPrChange w:id="144" w:author="Matías Arim" w:date="2018-05-29T09:46:00Z">
              <w:rPr/>
            </w:rPrChange>
          </w:rPr>
          <w:t>drift</w:t>
        </w:r>
        <w:proofErr w:type="spellEnd"/>
        <w:r w:rsidRPr="005D2683">
          <w:rPr>
            <w:rFonts w:ascii="Times New Roman" w:hAnsi="Times New Roman"/>
            <w:sz w:val="20"/>
            <w:szCs w:val="20"/>
            <w:rPrChange w:id="145" w:author="Matías Arim" w:date="2018-05-29T09:46:00Z">
              <w:rPr/>
            </w:rPrChange>
          </w:rPr>
          <w:t xml:space="preserve"> and </w:t>
        </w:r>
        <w:proofErr w:type="spellStart"/>
        <w:r w:rsidRPr="005D2683">
          <w:rPr>
            <w:rFonts w:ascii="Times New Roman" w:hAnsi="Times New Roman"/>
            <w:sz w:val="20"/>
            <w:szCs w:val="20"/>
            <w:rPrChange w:id="146" w:author="Matías Arim" w:date="2018-05-29T09:46:00Z">
              <w:rPr/>
            </w:rPrChange>
          </w:rPr>
          <w:t>competition</w:t>
        </w:r>
        <w:proofErr w:type="spellEnd"/>
        <w:r w:rsidRPr="005D2683">
          <w:rPr>
            <w:rFonts w:ascii="Times New Roman" w:hAnsi="Times New Roman"/>
            <w:sz w:val="20"/>
            <w:szCs w:val="20"/>
            <w:rPrChange w:id="147" w:author="Matías Arim" w:date="2018-05-29T09:46:00Z">
              <w:rPr/>
            </w:rPrChange>
          </w:rPr>
          <w:t xml:space="preserve"> in </w:t>
        </w:r>
        <w:proofErr w:type="spellStart"/>
        <w:r w:rsidRPr="005D2683">
          <w:rPr>
            <w:rFonts w:ascii="Times New Roman" w:hAnsi="Times New Roman"/>
            <w:sz w:val="20"/>
            <w:szCs w:val="20"/>
            <w:rPrChange w:id="148" w:author="Matías Arim" w:date="2018-05-29T09:46:00Z">
              <w:rPr/>
            </w:rPrChange>
          </w:rPr>
          <w:t>metacommunities</w:t>
        </w:r>
        <w:proofErr w:type="spellEnd"/>
        <w:r w:rsidRPr="005D2683">
          <w:rPr>
            <w:rFonts w:ascii="Times New Roman" w:hAnsi="Times New Roman"/>
            <w:sz w:val="20"/>
            <w:szCs w:val="20"/>
            <w:rPrChange w:id="149" w:author="Matías Arim" w:date="2018-05-29T09:46:00Z">
              <w:rPr/>
            </w:rPrChange>
          </w:rPr>
          <w:t xml:space="preserve">. </w:t>
        </w:r>
        <w:proofErr w:type="spellStart"/>
        <w:r w:rsidRPr="005D2683">
          <w:rPr>
            <w:rFonts w:ascii="Times New Roman" w:hAnsi="Times New Roman"/>
            <w:i/>
            <w:iCs/>
            <w:sz w:val="20"/>
            <w:szCs w:val="20"/>
            <w:rPrChange w:id="150" w:author="Matías Arim" w:date="2018-05-29T09:46:00Z">
              <w:rPr>
                <w:i/>
                <w:iCs/>
              </w:rPr>
            </w:rPrChange>
          </w:rPr>
          <w:t>Proceedings</w:t>
        </w:r>
        <w:proofErr w:type="spellEnd"/>
        <w:r w:rsidRPr="005D2683">
          <w:rPr>
            <w:rFonts w:ascii="Times New Roman" w:hAnsi="Times New Roman"/>
            <w:i/>
            <w:iCs/>
            <w:sz w:val="20"/>
            <w:szCs w:val="20"/>
            <w:rPrChange w:id="151" w:author="Matías Arim" w:date="2018-05-29T09:46:00Z">
              <w:rPr>
                <w:i/>
                <w:iCs/>
              </w:rPr>
            </w:rPrChange>
          </w:rPr>
          <w:t xml:space="preserve"> of </w:t>
        </w:r>
        <w:proofErr w:type="spellStart"/>
        <w:r w:rsidRPr="005D2683">
          <w:rPr>
            <w:rFonts w:ascii="Times New Roman" w:hAnsi="Times New Roman"/>
            <w:i/>
            <w:iCs/>
            <w:sz w:val="20"/>
            <w:szCs w:val="20"/>
            <w:rPrChange w:id="152" w:author="Matías Arim" w:date="2018-05-29T09:46:00Z">
              <w:rPr>
                <w:i/>
                <w:iCs/>
              </w:rPr>
            </w:rPrChange>
          </w:rPr>
          <w:t>the</w:t>
        </w:r>
        <w:proofErr w:type="spellEnd"/>
        <w:r w:rsidRPr="005D2683">
          <w:rPr>
            <w:rFonts w:ascii="Times New Roman" w:hAnsi="Times New Roman"/>
            <w:i/>
            <w:iCs/>
            <w:sz w:val="20"/>
            <w:szCs w:val="20"/>
            <w:rPrChange w:id="153" w:author="Matías Arim" w:date="2018-05-29T09:46:00Z">
              <w:rPr>
                <w:i/>
                <w:iCs/>
              </w:rPr>
            </w:rPrChange>
          </w:rPr>
          <w:t xml:space="preserve"> Roy</w:t>
        </w:r>
        <w:r w:rsidRPr="005D2683">
          <w:rPr>
            <w:rFonts w:ascii="Times New Roman" w:hAnsi="Times New Roman"/>
            <w:i/>
            <w:iCs/>
            <w:sz w:val="20"/>
            <w:szCs w:val="20"/>
          </w:rPr>
          <w:t xml:space="preserve">al </w:t>
        </w:r>
        <w:proofErr w:type="spellStart"/>
        <w:r w:rsidRPr="005D2683">
          <w:rPr>
            <w:rFonts w:ascii="Times New Roman" w:hAnsi="Times New Roman"/>
            <w:i/>
            <w:iCs/>
            <w:sz w:val="20"/>
            <w:szCs w:val="20"/>
          </w:rPr>
          <w:t>Society</w:t>
        </w:r>
        <w:proofErr w:type="spellEnd"/>
        <w:r w:rsidRPr="005D2683">
          <w:rPr>
            <w:rFonts w:ascii="Times New Roman" w:hAnsi="Times New Roman"/>
            <w:i/>
            <w:iCs/>
            <w:sz w:val="20"/>
            <w:szCs w:val="20"/>
          </w:rPr>
          <w:t xml:space="preserve"> B</w:t>
        </w:r>
        <w:r w:rsidRPr="005D2683">
          <w:rPr>
            <w:rFonts w:ascii="Times New Roman" w:hAnsi="Times New Roman"/>
            <w:sz w:val="20"/>
            <w:szCs w:val="20"/>
            <w:rPrChange w:id="154" w:author="Matías Arim" w:date="2018-05-29T09:46:00Z">
              <w:rPr/>
            </w:rPrChange>
          </w:rPr>
          <w:t xml:space="preserve">, </w:t>
        </w:r>
        <w:r w:rsidRPr="005D2683">
          <w:rPr>
            <w:rFonts w:ascii="Times New Roman" w:hAnsi="Times New Roman"/>
            <w:b/>
            <w:bCs/>
            <w:sz w:val="20"/>
            <w:szCs w:val="20"/>
            <w:rPrChange w:id="155" w:author="Matías Arim" w:date="2018-05-29T09:46:00Z">
              <w:rPr>
                <w:b/>
                <w:bCs/>
              </w:rPr>
            </w:rPrChange>
          </w:rPr>
          <w:t>277</w:t>
        </w:r>
        <w:r w:rsidRPr="0061452B">
          <w:rPr>
            <w:rFonts w:ascii="Times New Roman" w:hAnsi="Times New Roman"/>
            <w:sz w:val="20"/>
            <w:szCs w:val="20"/>
          </w:rPr>
          <w:t>:</w:t>
        </w:r>
        <w:r w:rsidRPr="005D2683">
          <w:rPr>
            <w:rFonts w:ascii="Times New Roman" w:hAnsi="Times New Roman"/>
            <w:sz w:val="20"/>
            <w:szCs w:val="20"/>
            <w:rPrChange w:id="156" w:author="Matías Arim" w:date="2018-05-29T09:46:00Z">
              <w:rPr/>
            </w:rPrChange>
          </w:rPr>
          <w:t xml:space="preserve"> 2185-2191.</w:t>
        </w:r>
      </w:ins>
    </w:p>
    <w:p w14:paraId="5A2DAAF0" w14:textId="77777777" w:rsidR="00AF0658" w:rsidRDefault="0019677B">
      <w:pPr>
        <w:spacing w:line="86" w:lineRule="atLeast"/>
      </w:pPr>
      <w:proofErr w:type="spellStart"/>
      <w:r w:rsidRPr="005D2683">
        <w:rPr>
          <w:rFonts w:ascii="Times New Roman" w:hAnsi="Times New Roman" w:cs="Times New Roman"/>
          <w:sz w:val="20"/>
          <w:szCs w:val="20"/>
        </w:rPr>
        <w:t>P</w:t>
      </w:r>
      <w:r w:rsidRPr="005D2683">
        <w:rPr>
          <w:rFonts w:ascii="Times New Roman" w:hAnsi="Times New Roman" w:cs="Times New Roman"/>
          <w:sz w:val="20"/>
          <w:szCs w:val="20"/>
        </w:rPr>
        <w:t>omiankow</w:t>
      </w:r>
      <w:r w:rsidRPr="005D2683">
        <w:rPr>
          <w:rFonts w:ascii="Times New Roman" w:hAnsi="Times New Roman" w:cs="Times New Roman"/>
          <w:sz w:val="20"/>
          <w:szCs w:val="20"/>
        </w:rPr>
        <w:t>ski</w:t>
      </w:r>
      <w:proofErr w:type="spellEnd"/>
      <w:r w:rsidRPr="005D2683">
        <w:rPr>
          <w:rFonts w:ascii="Times New Roman" w:hAnsi="Times New Roman" w:cs="Times New Roman"/>
          <w:sz w:val="20"/>
          <w:szCs w:val="20"/>
        </w:rPr>
        <w:t xml:space="preserve">, A., </w:t>
      </w:r>
      <w:proofErr w:type="spellStart"/>
      <w:r w:rsidRPr="005D2683">
        <w:rPr>
          <w:rFonts w:ascii="Times New Roman" w:hAnsi="Times New Roman" w:cs="Times New Roman"/>
          <w:sz w:val="20"/>
          <w:szCs w:val="20"/>
        </w:rPr>
        <w:t>and</w:t>
      </w:r>
      <w:proofErr w:type="spellEnd"/>
      <w:r w:rsidRPr="005D2683">
        <w:rPr>
          <w:rFonts w:ascii="Times New Roman" w:hAnsi="Times New Roman" w:cs="Times New Roman"/>
          <w:sz w:val="20"/>
          <w:szCs w:val="20"/>
        </w:rPr>
        <w:t xml:space="preserve"> </w:t>
      </w:r>
      <w:proofErr w:type="spellStart"/>
      <w:r w:rsidRPr="005D2683">
        <w:rPr>
          <w:rFonts w:ascii="Times New Roman" w:hAnsi="Times New Roman" w:cs="Times New Roman"/>
          <w:sz w:val="20"/>
          <w:szCs w:val="20"/>
        </w:rPr>
        <w:t>Iwasa</w:t>
      </w:r>
      <w:proofErr w:type="spellEnd"/>
      <w:r w:rsidRPr="005D2683">
        <w:rPr>
          <w:rFonts w:ascii="Times New Roman" w:hAnsi="Times New Roman" w:cs="Times New Roman"/>
          <w:sz w:val="20"/>
          <w:szCs w:val="20"/>
        </w:rPr>
        <w:t xml:space="preserve">, Y. (1998). </w:t>
      </w:r>
      <w:proofErr w:type="spellStart"/>
      <w:r w:rsidRPr="005D2683">
        <w:rPr>
          <w:rFonts w:ascii="Times New Roman" w:hAnsi="Times New Roman" w:cs="Times New Roman"/>
          <w:sz w:val="20"/>
          <w:szCs w:val="20"/>
        </w:rPr>
        <w:t>Runaway</w:t>
      </w:r>
      <w:proofErr w:type="spellEnd"/>
      <w:r w:rsidRPr="005D2683">
        <w:rPr>
          <w:rFonts w:ascii="Times New Roman" w:hAnsi="Times New Roman" w:cs="Times New Roman"/>
          <w:sz w:val="20"/>
          <w:szCs w:val="20"/>
        </w:rPr>
        <w:t xml:space="preserve"> </w:t>
      </w:r>
      <w:proofErr w:type="spellStart"/>
      <w:r w:rsidRPr="005D2683">
        <w:rPr>
          <w:rFonts w:ascii="Times New Roman" w:hAnsi="Times New Roman" w:cs="Times New Roman"/>
          <w:sz w:val="20"/>
          <w:szCs w:val="20"/>
        </w:rPr>
        <w:t>ornament</w:t>
      </w:r>
      <w:proofErr w:type="spellEnd"/>
      <w:r>
        <w:rPr>
          <w:rFonts w:ascii="Times New Roman" w:hAnsi="Times New Roman"/>
          <w:sz w:val="20"/>
          <w:szCs w:val="20"/>
        </w:rPr>
        <w:t xml:space="preserve"> </w:t>
      </w:r>
      <w:proofErr w:type="spellStart"/>
      <w:r>
        <w:rPr>
          <w:rFonts w:ascii="Times New Roman" w:hAnsi="Times New Roman"/>
          <w:sz w:val="20"/>
          <w:szCs w:val="20"/>
        </w:rPr>
        <w:t>diversity</w:t>
      </w:r>
      <w:proofErr w:type="spellEnd"/>
      <w:r>
        <w:rPr>
          <w:rFonts w:ascii="Times New Roman" w:hAnsi="Times New Roman"/>
          <w:sz w:val="20"/>
          <w:szCs w:val="20"/>
        </w:rPr>
        <w:t xml:space="preserve"> </w:t>
      </w:r>
      <w:proofErr w:type="spellStart"/>
      <w:r>
        <w:rPr>
          <w:rFonts w:ascii="Times New Roman" w:hAnsi="Times New Roman"/>
          <w:sz w:val="20"/>
          <w:szCs w:val="20"/>
        </w:rPr>
        <w:t>caused</w:t>
      </w:r>
      <w:proofErr w:type="spellEnd"/>
      <w:r>
        <w:rPr>
          <w:rFonts w:ascii="Times New Roman" w:hAnsi="Times New Roman"/>
          <w:sz w:val="20"/>
          <w:szCs w:val="20"/>
        </w:rPr>
        <w:t xml:space="preserve"> </w:t>
      </w:r>
      <w:proofErr w:type="spellStart"/>
      <w:r>
        <w:rPr>
          <w:rFonts w:ascii="Times New Roman" w:hAnsi="Times New Roman"/>
          <w:sz w:val="20"/>
          <w:szCs w:val="20"/>
        </w:rPr>
        <w:t>by</w:t>
      </w:r>
      <w:proofErr w:type="spellEnd"/>
      <w:r>
        <w:rPr>
          <w:rFonts w:ascii="Times New Roman" w:hAnsi="Times New Roman"/>
          <w:sz w:val="20"/>
          <w:szCs w:val="20"/>
        </w:rPr>
        <w:t xml:space="preserve"> </w:t>
      </w:r>
      <w:proofErr w:type="spellStart"/>
      <w:r>
        <w:rPr>
          <w:rFonts w:ascii="Times New Roman" w:hAnsi="Times New Roman"/>
          <w:sz w:val="20"/>
          <w:szCs w:val="20"/>
        </w:rPr>
        <w:t>Fisherian</w:t>
      </w:r>
      <w:proofErr w:type="spellEnd"/>
      <w:r>
        <w:rPr>
          <w:rFonts w:ascii="Times New Roman" w:hAnsi="Times New Roman"/>
          <w:sz w:val="20"/>
          <w:szCs w:val="20"/>
        </w:rPr>
        <w:t xml:space="preserve"> sexual</w:t>
      </w:r>
    </w:p>
    <w:p w14:paraId="2503AF6D" w14:textId="77777777" w:rsidR="00AF0658" w:rsidRDefault="0019677B">
      <w:pPr>
        <w:spacing w:line="86" w:lineRule="atLeast"/>
      </w:pPr>
      <w:proofErr w:type="spellStart"/>
      <w:proofErr w:type="gramStart"/>
      <w:r>
        <w:rPr>
          <w:rFonts w:ascii="Times New Roman" w:hAnsi="Times New Roman"/>
          <w:sz w:val="20"/>
          <w:szCs w:val="20"/>
        </w:rPr>
        <w:t>selection</w:t>
      </w:r>
      <w:proofErr w:type="spellEnd"/>
      <w:proofErr w:type="gramEnd"/>
      <w:r>
        <w:rPr>
          <w:rFonts w:ascii="Times New Roman" w:hAnsi="Times New Roman"/>
          <w:sz w:val="20"/>
          <w:szCs w:val="20"/>
        </w:rPr>
        <w:t xml:space="preserve">. </w:t>
      </w:r>
      <w:r>
        <w:rPr>
          <w:rFonts w:ascii="Times New Roman" w:hAnsi="Times New Roman"/>
          <w:b/>
          <w:bCs/>
          <w:i/>
          <w:iCs/>
          <w:sz w:val="20"/>
          <w:szCs w:val="20"/>
        </w:rPr>
        <w:t xml:space="preserve">Proc. </w:t>
      </w:r>
      <w:proofErr w:type="spellStart"/>
      <w:r>
        <w:rPr>
          <w:rFonts w:ascii="Times New Roman" w:hAnsi="Times New Roman"/>
          <w:b/>
          <w:bCs/>
          <w:i/>
          <w:iCs/>
          <w:sz w:val="20"/>
          <w:szCs w:val="20"/>
        </w:rPr>
        <w:t>Natl</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Acad</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Sci</w:t>
      </w:r>
      <w:proofErr w:type="spellEnd"/>
      <w:r>
        <w:rPr>
          <w:rFonts w:ascii="Times New Roman" w:hAnsi="Times New Roman"/>
          <w:b/>
          <w:bCs/>
          <w:i/>
          <w:iCs/>
          <w:sz w:val="20"/>
          <w:szCs w:val="20"/>
        </w:rPr>
        <w:t xml:space="preserve"> USA</w:t>
      </w:r>
      <w:r>
        <w:rPr>
          <w:rFonts w:ascii="Times New Roman" w:hAnsi="Times New Roman"/>
          <w:sz w:val="20"/>
          <w:szCs w:val="20"/>
        </w:rPr>
        <w:t>, 95:5106-5111.</w:t>
      </w:r>
    </w:p>
    <w:p w14:paraId="196DB434" w14:textId="77777777" w:rsidR="00AF0658" w:rsidRDefault="00AF0658">
      <w:pPr>
        <w:spacing w:line="86" w:lineRule="atLeast"/>
        <w:rPr>
          <w:rFonts w:ascii="Times New Roman" w:hAnsi="Times New Roman"/>
          <w:sz w:val="20"/>
          <w:szCs w:val="20"/>
        </w:rPr>
      </w:pPr>
    </w:p>
    <w:p w14:paraId="20A6ECEF" w14:textId="77777777" w:rsidR="00AF0658" w:rsidRPr="0061452B" w:rsidRDefault="0019677B" w:rsidP="0061452B">
      <w:pPr>
        <w:widowControl w:val="0"/>
        <w:suppressAutoHyphens/>
        <w:spacing w:after="240" w:line="86" w:lineRule="atLeast"/>
        <w:jc w:val="both"/>
        <w:rPr>
          <w:ins w:id="157" w:author="Matías Arim" w:date="2018-05-29T09:46:00Z"/>
          <w:rStyle w:val="Quotation"/>
          <w:rFonts w:ascii="Times New Roman" w:eastAsia="Times New Roman" w:hAnsi="Times New Roman" w:cs="Times New Roman"/>
          <w:i w:val="0"/>
          <w:sz w:val="20"/>
          <w:szCs w:val="20"/>
          <w:lang w:val="en-GB"/>
        </w:rPr>
      </w:pPr>
      <w:proofErr w:type="spellStart"/>
      <w:r>
        <w:rPr>
          <w:rStyle w:val="Quotation"/>
          <w:rFonts w:ascii="Times New Roman" w:eastAsia="Times New Roman" w:hAnsi="Times New Roman" w:cs="Times"/>
          <w:i w:val="0"/>
          <w:sz w:val="20"/>
          <w:szCs w:val="20"/>
          <w:lang w:val="en-GB"/>
        </w:rPr>
        <w:t>Schoener</w:t>
      </w:r>
      <w:proofErr w:type="spellEnd"/>
      <w:r>
        <w:rPr>
          <w:rStyle w:val="Quotation"/>
          <w:rFonts w:ascii="Times New Roman" w:eastAsia="Times New Roman" w:hAnsi="Times New Roman" w:cs="Times"/>
          <w:i w:val="0"/>
          <w:sz w:val="20"/>
          <w:szCs w:val="20"/>
          <w:lang w:val="en-GB"/>
        </w:rPr>
        <w:t xml:space="preserve">, T.W. (2011) The newest synthesis: understanding the interplay of evolutionary and ecological dynamics. </w:t>
      </w:r>
      <w:r>
        <w:rPr>
          <w:rStyle w:val="Quotation"/>
          <w:rFonts w:ascii="Times New Roman" w:eastAsia="Times New Roman" w:hAnsi="Times New Roman" w:cs="Times"/>
          <w:b/>
          <w:bCs/>
          <w:iCs/>
          <w:sz w:val="20"/>
          <w:szCs w:val="20"/>
          <w:lang w:val="en-GB"/>
        </w:rPr>
        <w:t>Science</w:t>
      </w:r>
      <w:r>
        <w:rPr>
          <w:rStyle w:val="Quotation"/>
          <w:rFonts w:ascii="Times New Roman" w:eastAsia="Times New Roman" w:hAnsi="Times New Roman" w:cs="Times"/>
          <w:iCs/>
          <w:sz w:val="20"/>
          <w:szCs w:val="20"/>
          <w:lang w:val="en-GB"/>
        </w:rPr>
        <w:t>,</w:t>
      </w:r>
      <w:r>
        <w:rPr>
          <w:rStyle w:val="Quotation"/>
          <w:rFonts w:ascii="Times New Roman" w:eastAsia="Times New Roman" w:hAnsi="Times New Roman" w:cs="Times"/>
          <w:i w:val="0"/>
          <w:sz w:val="20"/>
          <w:szCs w:val="20"/>
          <w:lang w:val="en-GB"/>
        </w:rPr>
        <w:t xml:space="preserve"> 331,426–429.</w:t>
      </w:r>
    </w:p>
    <w:p w14:paraId="580911E7" w14:textId="252FA0E2" w:rsidR="0061452B" w:rsidRPr="0061452B" w:rsidRDefault="0061452B" w:rsidP="00AC6C7F">
      <w:pPr>
        <w:pStyle w:val="p1"/>
        <w:spacing w:after="240"/>
        <w:ind w:left="0" w:firstLine="0"/>
        <w:rPr>
          <w:ins w:id="158" w:author="Matías Arim" w:date="2018-05-29T09:47:00Z"/>
          <w:rFonts w:ascii="Times New Roman" w:hAnsi="Times New Roman"/>
          <w:sz w:val="20"/>
          <w:szCs w:val="20"/>
          <w:rPrChange w:id="159" w:author="Matías Arim" w:date="2018-05-29T09:47:00Z">
            <w:rPr>
              <w:ins w:id="160" w:author="Matías Arim" w:date="2018-05-29T09:47:00Z"/>
            </w:rPr>
          </w:rPrChange>
        </w:rPr>
        <w:pPrChange w:id="161" w:author="Matías Arim" w:date="2018-05-29T09:49:00Z">
          <w:pPr>
            <w:pStyle w:val="p1"/>
          </w:pPr>
        </w:pPrChange>
      </w:pPr>
      <w:proofErr w:type="spellStart"/>
      <w:ins w:id="162" w:author="Matías Arim" w:date="2018-05-29T09:47:00Z">
        <w:r>
          <w:rPr>
            <w:rFonts w:ascii="Times New Roman" w:hAnsi="Times New Roman"/>
            <w:sz w:val="20"/>
            <w:szCs w:val="20"/>
          </w:rPr>
          <w:t>Shipley</w:t>
        </w:r>
        <w:proofErr w:type="spellEnd"/>
        <w:r>
          <w:rPr>
            <w:rFonts w:ascii="Times New Roman" w:hAnsi="Times New Roman"/>
            <w:sz w:val="20"/>
            <w:szCs w:val="20"/>
          </w:rPr>
          <w:t>,</w:t>
        </w:r>
        <w:r w:rsidRPr="0061452B">
          <w:rPr>
            <w:rFonts w:ascii="Times New Roman" w:hAnsi="Times New Roman"/>
            <w:sz w:val="20"/>
            <w:szCs w:val="20"/>
            <w:rPrChange w:id="163" w:author="Matías Arim" w:date="2018-05-29T09:47:00Z">
              <w:rPr/>
            </w:rPrChange>
          </w:rPr>
          <w:t xml:space="preserve"> B. (2010) </w:t>
        </w:r>
        <w:proofErr w:type="spellStart"/>
        <w:r w:rsidRPr="0061452B">
          <w:rPr>
            <w:rFonts w:ascii="Times New Roman" w:hAnsi="Times New Roman"/>
            <w:i/>
            <w:iCs/>
            <w:sz w:val="20"/>
            <w:szCs w:val="20"/>
            <w:rPrChange w:id="164" w:author="Matías Arim" w:date="2018-05-29T09:47:00Z">
              <w:rPr>
                <w:i/>
                <w:iCs/>
              </w:rPr>
            </w:rPrChange>
          </w:rPr>
          <w:t>From</w:t>
        </w:r>
        <w:proofErr w:type="spellEnd"/>
        <w:r w:rsidRPr="0061452B">
          <w:rPr>
            <w:rFonts w:ascii="Times New Roman" w:hAnsi="Times New Roman"/>
            <w:i/>
            <w:iCs/>
            <w:sz w:val="20"/>
            <w:szCs w:val="20"/>
            <w:rPrChange w:id="165" w:author="Matías Arim" w:date="2018-05-29T09:47:00Z">
              <w:rPr>
                <w:i/>
                <w:iCs/>
              </w:rPr>
            </w:rPrChange>
          </w:rPr>
          <w:t xml:space="preserve"> </w:t>
        </w:r>
        <w:proofErr w:type="spellStart"/>
        <w:r w:rsidRPr="0061452B">
          <w:rPr>
            <w:rFonts w:ascii="Times New Roman" w:hAnsi="Times New Roman"/>
            <w:i/>
            <w:iCs/>
            <w:sz w:val="20"/>
            <w:szCs w:val="20"/>
            <w:rPrChange w:id="166" w:author="Matías Arim" w:date="2018-05-29T09:47:00Z">
              <w:rPr>
                <w:i/>
                <w:iCs/>
              </w:rPr>
            </w:rPrChange>
          </w:rPr>
          <w:t>plant</w:t>
        </w:r>
        <w:proofErr w:type="spellEnd"/>
        <w:r w:rsidRPr="0061452B">
          <w:rPr>
            <w:rFonts w:ascii="Times New Roman" w:hAnsi="Times New Roman"/>
            <w:i/>
            <w:iCs/>
            <w:sz w:val="20"/>
            <w:szCs w:val="20"/>
            <w:rPrChange w:id="167" w:author="Matías Arim" w:date="2018-05-29T09:47:00Z">
              <w:rPr>
                <w:i/>
                <w:iCs/>
              </w:rPr>
            </w:rPrChange>
          </w:rPr>
          <w:t xml:space="preserve"> </w:t>
        </w:r>
        <w:proofErr w:type="spellStart"/>
        <w:r w:rsidRPr="0061452B">
          <w:rPr>
            <w:rFonts w:ascii="Times New Roman" w:hAnsi="Times New Roman"/>
            <w:i/>
            <w:iCs/>
            <w:sz w:val="20"/>
            <w:szCs w:val="20"/>
            <w:rPrChange w:id="168" w:author="Matías Arim" w:date="2018-05-29T09:47:00Z">
              <w:rPr>
                <w:i/>
                <w:iCs/>
              </w:rPr>
            </w:rPrChange>
          </w:rPr>
          <w:t>traits</w:t>
        </w:r>
        <w:proofErr w:type="spellEnd"/>
        <w:r w:rsidRPr="0061452B">
          <w:rPr>
            <w:rFonts w:ascii="Times New Roman" w:hAnsi="Times New Roman"/>
            <w:i/>
            <w:iCs/>
            <w:sz w:val="20"/>
            <w:szCs w:val="20"/>
            <w:rPrChange w:id="169" w:author="Matías Arim" w:date="2018-05-29T09:47:00Z">
              <w:rPr>
                <w:i/>
                <w:iCs/>
              </w:rPr>
            </w:rPrChange>
          </w:rPr>
          <w:t xml:space="preserve"> to </w:t>
        </w:r>
        <w:proofErr w:type="spellStart"/>
        <w:r w:rsidRPr="0061452B">
          <w:rPr>
            <w:rFonts w:ascii="Times New Roman" w:hAnsi="Times New Roman"/>
            <w:i/>
            <w:iCs/>
            <w:sz w:val="20"/>
            <w:szCs w:val="20"/>
            <w:rPrChange w:id="170" w:author="Matías Arim" w:date="2018-05-29T09:47:00Z">
              <w:rPr>
                <w:i/>
                <w:iCs/>
              </w:rPr>
            </w:rPrChange>
          </w:rPr>
          <w:t>vegetation</w:t>
        </w:r>
        <w:proofErr w:type="spellEnd"/>
        <w:r w:rsidRPr="0061452B">
          <w:rPr>
            <w:rFonts w:ascii="Times New Roman" w:hAnsi="Times New Roman"/>
            <w:i/>
            <w:iCs/>
            <w:sz w:val="20"/>
            <w:szCs w:val="20"/>
            <w:rPrChange w:id="171" w:author="Matías Arim" w:date="2018-05-29T09:47:00Z">
              <w:rPr>
                <w:i/>
                <w:iCs/>
              </w:rPr>
            </w:rPrChange>
          </w:rPr>
          <w:t xml:space="preserve"> </w:t>
        </w:r>
        <w:proofErr w:type="spellStart"/>
        <w:r w:rsidRPr="0061452B">
          <w:rPr>
            <w:rFonts w:ascii="Times New Roman" w:hAnsi="Times New Roman"/>
            <w:i/>
            <w:iCs/>
            <w:sz w:val="20"/>
            <w:szCs w:val="20"/>
            <w:rPrChange w:id="172" w:author="Matías Arim" w:date="2018-05-29T09:47:00Z">
              <w:rPr>
                <w:i/>
                <w:iCs/>
              </w:rPr>
            </w:rPrChange>
          </w:rPr>
          <w:t>structure</w:t>
        </w:r>
        <w:proofErr w:type="spellEnd"/>
        <w:r w:rsidRPr="0061452B">
          <w:rPr>
            <w:rFonts w:ascii="Times New Roman" w:hAnsi="Times New Roman"/>
            <w:i/>
            <w:iCs/>
            <w:sz w:val="20"/>
            <w:szCs w:val="20"/>
            <w:rPrChange w:id="173" w:author="Matías Arim" w:date="2018-05-29T09:47:00Z">
              <w:rPr>
                <w:i/>
                <w:iCs/>
              </w:rPr>
            </w:rPrChange>
          </w:rPr>
          <w:t>: chance a</w:t>
        </w:r>
        <w:r w:rsidR="004B3F0F" w:rsidRPr="00AC6C7F">
          <w:rPr>
            <w:rFonts w:ascii="Times New Roman" w:hAnsi="Times New Roman"/>
            <w:i/>
            <w:iCs/>
            <w:sz w:val="20"/>
            <w:szCs w:val="20"/>
          </w:rPr>
          <w:t xml:space="preserve">nd </w:t>
        </w:r>
        <w:proofErr w:type="spellStart"/>
        <w:r w:rsidR="004B3F0F" w:rsidRPr="00AC6C7F">
          <w:rPr>
            <w:rFonts w:ascii="Times New Roman" w:hAnsi="Times New Roman"/>
            <w:i/>
            <w:iCs/>
            <w:sz w:val="20"/>
            <w:szCs w:val="20"/>
          </w:rPr>
          <w:t>selection</w:t>
        </w:r>
        <w:proofErr w:type="spellEnd"/>
        <w:r w:rsidR="004B3F0F" w:rsidRPr="00AC6C7F">
          <w:rPr>
            <w:rFonts w:ascii="Times New Roman" w:hAnsi="Times New Roman"/>
            <w:i/>
            <w:iCs/>
            <w:sz w:val="20"/>
            <w:szCs w:val="20"/>
          </w:rPr>
          <w:t xml:space="preserve"> in </w:t>
        </w:r>
        <w:proofErr w:type="spellStart"/>
        <w:r w:rsidR="004B3F0F" w:rsidRPr="00AC6C7F">
          <w:rPr>
            <w:rFonts w:ascii="Times New Roman" w:hAnsi="Times New Roman"/>
            <w:i/>
            <w:iCs/>
            <w:sz w:val="20"/>
            <w:szCs w:val="20"/>
          </w:rPr>
          <w:t>the</w:t>
        </w:r>
        <w:proofErr w:type="spellEnd"/>
        <w:r w:rsidR="004B3F0F" w:rsidRPr="00AC6C7F">
          <w:rPr>
            <w:rFonts w:ascii="Times New Roman" w:hAnsi="Times New Roman"/>
            <w:i/>
            <w:iCs/>
            <w:sz w:val="20"/>
            <w:szCs w:val="20"/>
          </w:rPr>
          <w:t xml:space="preserve"> </w:t>
        </w:r>
        <w:proofErr w:type="spellStart"/>
        <w:r w:rsidR="004B3F0F" w:rsidRPr="00AC6C7F">
          <w:rPr>
            <w:rFonts w:ascii="Times New Roman" w:hAnsi="Times New Roman"/>
            <w:i/>
            <w:iCs/>
            <w:sz w:val="20"/>
            <w:szCs w:val="20"/>
          </w:rPr>
          <w:t>assembly</w:t>
        </w:r>
        <w:proofErr w:type="spellEnd"/>
        <w:r w:rsidR="004B3F0F" w:rsidRPr="00AC6C7F">
          <w:rPr>
            <w:rFonts w:ascii="Times New Roman" w:hAnsi="Times New Roman"/>
            <w:i/>
            <w:iCs/>
            <w:sz w:val="20"/>
            <w:szCs w:val="20"/>
          </w:rPr>
          <w:t xml:space="preserve"> of </w:t>
        </w:r>
        <w:proofErr w:type="spellStart"/>
        <w:r w:rsidRPr="0061452B">
          <w:rPr>
            <w:rFonts w:ascii="Times New Roman" w:hAnsi="Times New Roman"/>
            <w:i/>
            <w:iCs/>
            <w:sz w:val="20"/>
            <w:szCs w:val="20"/>
            <w:rPrChange w:id="174" w:author="Matías Arim" w:date="2018-05-29T09:47:00Z">
              <w:rPr>
                <w:i/>
                <w:iCs/>
              </w:rPr>
            </w:rPrChange>
          </w:rPr>
          <w:t>ecological</w:t>
        </w:r>
        <w:proofErr w:type="spellEnd"/>
        <w:r w:rsidRPr="0061452B">
          <w:rPr>
            <w:rFonts w:ascii="Times New Roman" w:hAnsi="Times New Roman"/>
            <w:i/>
            <w:iCs/>
            <w:sz w:val="20"/>
            <w:szCs w:val="20"/>
            <w:rPrChange w:id="175" w:author="Matías Arim" w:date="2018-05-29T09:47:00Z">
              <w:rPr>
                <w:i/>
                <w:iCs/>
              </w:rPr>
            </w:rPrChange>
          </w:rPr>
          <w:t xml:space="preserve"> </w:t>
        </w:r>
        <w:proofErr w:type="spellStart"/>
        <w:r w:rsidRPr="0061452B">
          <w:rPr>
            <w:rFonts w:ascii="Times New Roman" w:hAnsi="Times New Roman"/>
            <w:i/>
            <w:iCs/>
            <w:sz w:val="20"/>
            <w:szCs w:val="20"/>
            <w:rPrChange w:id="176" w:author="Matías Arim" w:date="2018-05-29T09:47:00Z">
              <w:rPr>
                <w:i/>
                <w:iCs/>
              </w:rPr>
            </w:rPrChange>
          </w:rPr>
          <w:t>communities</w:t>
        </w:r>
        <w:proofErr w:type="spellEnd"/>
        <w:r w:rsidRPr="0061452B">
          <w:rPr>
            <w:rFonts w:ascii="Times New Roman" w:hAnsi="Times New Roman"/>
            <w:sz w:val="20"/>
            <w:szCs w:val="20"/>
            <w:rPrChange w:id="177" w:author="Matías Arim" w:date="2018-05-29T09:47:00Z">
              <w:rPr/>
            </w:rPrChange>
          </w:rPr>
          <w:t xml:space="preserve">. Cambridge </w:t>
        </w:r>
        <w:proofErr w:type="spellStart"/>
        <w:r w:rsidRPr="0061452B">
          <w:rPr>
            <w:rFonts w:ascii="Times New Roman" w:hAnsi="Times New Roman"/>
            <w:sz w:val="20"/>
            <w:szCs w:val="20"/>
            <w:rPrChange w:id="178" w:author="Matías Arim" w:date="2018-05-29T09:47:00Z">
              <w:rPr/>
            </w:rPrChange>
          </w:rPr>
          <w:t>Univeristy</w:t>
        </w:r>
        <w:proofErr w:type="spellEnd"/>
        <w:r w:rsidRPr="0061452B">
          <w:rPr>
            <w:rFonts w:ascii="Times New Roman" w:hAnsi="Times New Roman"/>
            <w:sz w:val="20"/>
            <w:szCs w:val="20"/>
            <w:rPrChange w:id="179" w:author="Matías Arim" w:date="2018-05-29T09:47:00Z">
              <w:rPr/>
            </w:rPrChange>
          </w:rPr>
          <w:t xml:space="preserve"> </w:t>
        </w:r>
        <w:proofErr w:type="spellStart"/>
        <w:r w:rsidRPr="0061452B">
          <w:rPr>
            <w:rFonts w:ascii="Times New Roman" w:hAnsi="Times New Roman"/>
            <w:sz w:val="20"/>
            <w:szCs w:val="20"/>
            <w:rPrChange w:id="180" w:author="Matías Arim" w:date="2018-05-29T09:47:00Z">
              <w:rPr/>
            </w:rPrChange>
          </w:rPr>
          <w:t>Press</w:t>
        </w:r>
        <w:proofErr w:type="spellEnd"/>
        <w:r w:rsidRPr="0061452B">
          <w:rPr>
            <w:rFonts w:ascii="Times New Roman" w:hAnsi="Times New Roman"/>
            <w:sz w:val="20"/>
            <w:szCs w:val="20"/>
            <w:rPrChange w:id="181" w:author="Matías Arim" w:date="2018-05-29T09:47:00Z">
              <w:rPr/>
            </w:rPrChange>
          </w:rPr>
          <w:t>, Cambridge.</w:t>
        </w:r>
      </w:ins>
    </w:p>
    <w:p w14:paraId="34F619E2" w14:textId="52AEB083" w:rsidR="0061452B" w:rsidRPr="0061452B" w:rsidRDefault="0061452B" w:rsidP="00AC6C7F">
      <w:pPr>
        <w:pStyle w:val="p1"/>
        <w:spacing w:after="240"/>
        <w:ind w:left="0" w:firstLine="0"/>
        <w:rPr>
          <w:rFonts w:ascii="Times New Roman" w:hAnsi="Times New Roman"/>
          <w:sz w:val="20"/>
          <w:szCs w:val="20"/>
          <w:rPrChange w:id="182" w:author="Matías Arim" w:date="2018-05-29T09:47:00Z">
            <w:rPr/>
          </w:rPrChange>
        </w:rPr>
        <w:pPrChange w:id="183" w:author="Matías Arim" w:date="2018-05-29T09:49:00Z">
          <w:pPr>
            <w:widowControl w:val="0"/>
            <w:suppressAutoHyphens/>
            <w:spacing w:after="240" w:line="86" w:lineRule="atLeast"/>
            <w:jc w:val="both"/>
          </w:pPr>
        </w:pPrChange>
      </w:pPr>
      <w:proofErr w:type="spellStart"/>
      <w:ins w:id="184" w:author="Matías Arim" w:date="2018-05-29T09:48:00Z">
        <w:r>
          <w:rPr>
            <w:rFonts w:ascii="Times New Roman" w:hAnsi="Times New Roman"/>
            <w:sz w:val="20"/>
            <w:szCs w:val="20"/>
          </w:rPr>
          <w:t>Shipley</w:t>
        </w:r>
        <w:proofErr w:type="spellEnd"/>
        <w:r>
          <w:rPr>
            <w:rFonts w:ascii="Times New Roman" w:hAnsi="Times New Roman"/>
            <w:sz w:val="20"/>
            <w:szCs w:val="20"/>
          </w:rPr>
          <w:t>,</w:t>
        </w:r>
        <w:r>
          <w:rPr>
            <w:rFonts w:ascii="Times New Roman" w:hAnsi="Times New Roman"/>
            <w:sz w:val="20"/>
            <w:szCs w:val="20"/>
          </w:rPr>
          <w:t xml:space="preserve"> </w:t>
        </w:r>
      </w:ins>
      <w:ins w:id="185" w:author="Matías Arim" w:date="2018-05-29T09:47:00Z">
        <w:r w:rsidRPr="0061452B">
          <w:rPr>
            <w:rFonts w:ascii="Times New Roman" w:hAnsi="Times New Roman"/>
            <w:sz w:val="20"/>
            <w:szCs w:val="20"/>
            <w:rPrChange w:id="186" w:author="Matías Arim" w:date="2018-05-29T09:47:00Z">
              <w:rPr/>
            </w:rPrChange>
          </w:rPr>
          <w:t xml:space="preserve">B., </w:t>
        </w:r>
        <w:proofErr w:type="spellStart"/>
        <w:r w:rsidRPr="0061452B">
          <w:rPr>
            <w:rFonts w:ascii="Times New Roman" w:hAnsi="Times New Roman"/>
            <w:sz w:val="20"/>
            <w:szCs w:val="20"/>
            <w:rPrChange w:id="187" w:author="Matías Arim" w:date="2018-05-29T09:47:00Z">
              <w:rPr/>
            </w:rPrChange>
          </w:rPr>
          <w:t>Vile</w:t>
        </w:r>
        <w:proofErr w:type="spellEnd"/>
        <w:r w:rsidRPr="0061452B">
          <w:rPr>
            <w:rFonts w:ascii="Times New Roman" w:hAnsi="Times New Roman"/>
            <w:sz w:val="20"/>
            <w:szCs w:val="20"/>
            <w:rPrChange w:id="188" w:author="Matías Arim" w:date="2018-05-29T09:47:00Z">
              <w:rPr/>
            </w:rPrChange>
          </w:rPr>
          <w:t xml:space="preserve">, D. &amp; </w:t>
        </w:r>
        <w:proofErr w:type="spellStart"/>
        <w:r w:rsidRPr="0061452B">
          <w:rPr>
            <w:rFonts w:ascii="Times New Roman" w:hAnsi="Times New Roman"/>
            <w:sz w:val="20"/>
            <w:szCs w:val="20"/>
            <w:rPrChange w:id="189" w:author="Matías Arim" w:date="2018-05-29T09:47:00Z">
              <w:rPr/>
            </w:rPrChange>
          </w:rPr>
          <w:t>Garnier</w:t>
        </w:r>
        <w:proofErr w:type="spellEnd"/>
        <w:r w:rsidRPr="0061452B">
          <w:rPr>
            <w:rFonts w:ascii="Times New Roman" w:hAnsi="Times New Roman"/>
            <w:sz w:val="20"/>
            <w:szCs w:val="20"/>
            <w:rPrChange w:id="190" w:author="Matías Arim" w:date="2018-05-29T09:47:00Z">
              <w:rPr/>
            </w:rPrChange>
          </w:rPr>
          <w:t xml:space="preserve">, É. (2006) </w:t>
        </w:r>
        <w:proofErr w:type="spellStart"/>
        <w:r w:rsidRPr="0061452B">
          <w:rPr>
            <w:rFonts w:ascii="Times New Roman" w:hAnsi="Times New Roman"/>
            <w:sz w:val="20"/>
            <w:szCs w:val="20"/>
            <w:rPrChange w:id="191" w:author="Matías Arim" w:date="2018-05-29T09:47:00Z">
              <w:rPr/>
            </w:rPrChange>
          </w:rPr>
          <w:t>From</w:t>
        </w:r>
        <w:proofErr w:type="spellEnd"/>
        <w:r w:rsidRPr="0061452B">
          <w:rPr>
            <w:rFonts w:ascii="Times New Roman" w:hAnsi="Times New Roman"/>
            <w:sz w:val="20"/>
            <w:szCs w:val="20"/>
            <w:rPrChange w:id="192" w:author="Matías Arim" w:date="2018-05-29T09:47:00Z">
              <w:rPr/>
            </w:rPrChange>
          </w:rPr>
          <w:t xml:space="preserve"> </w:t>
        </w:r>
        <w:proofErr w:type="spellStart"/>
        <w:r w:rsidRPr="0061452B">
          <w:rPr>
            <w:rFonts w:ascii="Times New Roman" w:hAnsi="Times New Roman"/>
            <w:sz w:val="20"/>
            <w:szCs w:val="20"/>
            <w:rPrChange w:id="193" w:author="Matías Arim" w:date="2018-05-29T09:47:00Z">
              <w:rPr/>
            </w:rPrChange>
          </w:rPr>
          <w:t>plant</w:t>
        </w:r>
        <w:proofErr w:type="spellEnd"/>
        <w:r w:rsidRPr="0061452B">
          <w:rPr>
            <w:rFonts w:ascii="Times New Roman" w:hAnsi="Times New Roman"/>
            <w:sz w:val="20"/>
            <w:szCs w:val="20"/>
            <w:rPrChange w:id="194" w:author="Matías Arim" w:date="2018-05-29T09:47:00Z">
              <w:rPr/>
            </w:rPrChange>
          </w:rPr>
          <w:t xml:space="preserve"> </w:t>
        </w:r>
        <w:proofErr w:type="spellStart"/>
        <w:r w:rsidRPr="0061452B">
          <w:rPr>
            <w:rFonts w:ascii="Times New Roman" w:hAnsi="Times New Roman"/>
            <w:sz w:val="20"/>
            <w:szCs w:val="20"/>
            <w:rPrChange w:id="195" w:author="Matías Arim" w:date="2018-05-29T09:47:00Z">
              <w:rPr/>
            </w:rPrChange>
          </w:rPr>
          <w:t>traits</w:t>
        </w:r>
        <w:proofErr w:type="spellEnd"/>
        <w:r w:rsidRPr="0061452B">
          <w:rPr>
            <w:rFonts w:ascii="Times New Roman" w:hAnsi="Times New Roman"/>
            <w:sz w:val="20"/>
            <w:szCs w:val="20"/>
            <w:rPrChange w:id="196" w:author="Matías Arim" w:date="2018-05-29T09:47:00Z">
              <w:rPr/>
            </w:rPrChange>
          </w:rPr>
          <w:t xml:space="preserve"> to </w:t>
        </w:r>
        <w:proofErr w:type="spellStart"/>
        <w:r w:rsidRPr="0061452B">
          <w:rPr>
            <w:rFonts w:ascii="Times New Roman" w:hAnsi="Times New Roman"/>
            <w:sz w:val="20"/>
            <w:szCs w:val="20"/>
            <w:rPrChange w:id="197" w:author="Matías Arim" w:date="2018-05-29T09:47:00Z">
              <w:rPr/>
            </w:rPrChange>
          </w:rPr>
          <w:t>plant</w:t>
        </w:r>
        <w:proofErr w:type="spellEnd"/>
        <w:r w:rsidRPr="0061452B">
          <w:rPr>
            <w:rFonts w:ascii="Times New Roman" w:hAnsi="Times New Roman"/>
            <w:sz w:val="20"/>
            <w:szCs w:val="20"/>
            <w:rPrChange w:id="198" w:author="Matías Arim" w:date="2018-05-29T09:47:00Z">
              <w:rPr/>
            </w:rPrChange>
          </w:rPr>
          <w:t xml:space="preserve"> </w:t>
        </w:r>
        <w:proofErr w:type="spellStart"/>
        <w:r w:rsidRPr="0061452B">
          <w:rPr>
            <w:rFonts w:ascii="Times New Roman" w:hAnsi="Times New Roman"/>
            <w:sz w:val="20"/>
            <w:szCs w:val="20"/>
            <w:rPrChange w:id="199" w:author="Matías Arim" w:date="2018-05-29T09:47:00Z">
              <w:rPr/>
            </w:rPrChange>
          </w:rPr>
          <w:t>communities</w:t>
        </w:r>
        <w:proofErr w:type="spellEnd"/>
        <w:r w:rsidRPr="0061452B">
          <w:rPr>
            <w:rFonts w:ascii="Times New Roman" w:hAnsi="Times New Roman"/>
            <w:sz w:val="20"/>
            <w:szCs w:val="20"/>
            <w:rPrChange w:id="200" w:author="Matías Arim" w:date="2018-05-29T09:47:00Z">
              <w:rPr/>
            </w:rPrChange>
          </w:rPr>
          <w:t xml:space="preserve">: a </w:t>
        </w:r>
        <w:proofErr w:type="spellStart"/>
        <w:r w:rsidRPr="0061452B">
          <w:rPr>
            <w:rFonts w:ascii="Times New Roman" w:hAnsi="Times New Roman"/>
            <w:sz w:val="20"/>
            <w:szCs w:val="20"/>
            <w:rPrChange w:id="201" w:author="Matías Arim" w:date="2018-05-29T09:47:00Z">
              <w:rPr/>
            </w:rPrChange>
          </w:rPr>
          <w:t>statistical</w:t>
        </w:r>
        <w:proofErr w:type="spellEnd"/>
        <w:r w:rsidRPr="0061452B">
          <w:rPr>
            <w:rFonts w:ascii="Times New Roman" w:hAnsi="Times New Roman"/>
            <w:sz w:val="20"/>
            <w:szCs w:val="20"/>
            <w:rPrChange w:id="202" w:author="Matías Arim" w:date="2018-05-29T09:47:00Z">
              <w:rPr/>
            </w:rPrChange>
          </w:rPr>
          <w:t xml:space="preserve"> </w:t>
        </w:r>
        <w:proofErr w:type="spellStart"/>
        <w:r w:rsidRPr="0061452B">
          <w:rPr>
            <w:rFonts w:ascii="Times New Roman" w:hAnsi="Times New Roman"/>
            <w:sz w:val="20"/>
            <w:szCs w:val="20"/>
            <w:rPrChange w:id="203" w:author="Matías Arim" w:date="2018-05-29T09:47:00Z">
              <w:rPr/>
            </w:rPrChange>
          </w:rPr>
          <w:t>mechanistic</w:t>
        </w:r>
        <w:proofErr w:type="spellEnd"/>
        <w:r w:rsidRPr="0061452B">
          <w:rPr>
            <w:rFonts w:ascii="Times New Roman" w:hAnsi="Times New Roman"/>
            <w:sz w:val="20"/>
            <w:szCs w:val="20"/>
            <w:rPrChange w:id="204" w:author="Matías Arim" w:date="2018-05-29T09:47:00Z">
              <w:rPr/>
            </w:rPrChange>
          </w:rPr>
          <w:t xml:space="preserve"> </w:t>
        </w:r>
        <w:proofErr w:type="spellStart"/>
        <w:r w:rsidRPr="0061452B">
          <w:rPr>
            <w:rFonts w:ascii="Times New Roman" w:hAnsi="Times New Roman"/>
            <w:sz w:val="20"/>
            <w:szCs w:val="20"/>
            <w:rPrChange w:id="205" w:author="Matías Arim" w:date="2018-05-29T09:47:00Z">
              <w:rPr/>
            </w:rPrChange>
          </w:rPr>
          <w:t>approach</w:t>
        </w:r>
        <w:proofErr w:type="spellEnd"/>
        <w:r w:rsidRPr="0061452B">
          <w:rPr>
            <w:rFonts w:ascii="Times New Roman" w:hAnsi="Times New Roman"/>
            <w:sz w:val="20"/>
            <w:szCs w:val="20"/>
            <w:rPrChange w:id="206" w:author="Matías Arim" w:date="2018-05-29T09:47:00Z">
              <w:rPr/>
            </w:rPrChange>
          </w:rPr>
          <w:t xml:space="preserve"> to </w:t>
        </w:r>
        <w:proofErr w:type="spellStart"/>
        <w:r w:rsidRPr="0061452B">
          <w:rPr>
            <w:rFonts w:ascii="Times New Roman" w:hAnsi="Times New Roman"/>
            <w:sz w:val="20"/>
            <w:szCs w:val="20"/>
            <w:rPrChange w:id="207" w:author="Matías Arim" w:date="2018-05-29T09:47:00Z">
              <w:rPr/>
            </w:rPrChange>
          </w:rPr>
          <w:t>biodiversity</w:t>
        </w:r>
        <w:proofErr w:type="spellEnd"/>
        <w:r w:rsidRPr="0061452B">
          <w:rPr>
            <w:rFonts w:ascii="Times New Roman" w:hAnsi="Times New Roman"/>
            <w:sz w:val="20"/>
            <w:szCs w:val="20"/>
            <w:rPrChange w:id="208" w:author="Matías Arim" w:date="2018-05-29T09:47:00Z">
              <w:rPr/>
            </w:rPrChange>
          </w:rPr>
          <w:t xml:space="preserve">. </w:t>
        </w:r>
        <w:proofErr w:type="spellStart"/>
        <w:r w:rsidRPr="0061452B">
          <w:rPr>
            <w:rFonts w:ascii="Times New Roman" w:hAnsi="Times New Roman"/>
            <w:i/>
            <w:iCs/>
            <w:sz w:val="20"/>
            <w:szCs w:val="20"/>
            <w:rPrChange w:id="209" w:author="Matías Arim" w:date="2018-05-29T09:47:00Z">
              <w:rPr>
                <w:i/>
                <w:iCs/>
              </w:rPr>
            </w:rPrChange>
          </w:rPr>
          <w:t>Science</w:t>
        </w:r>
        <w:proofErr w:type="spellEnd"/>
        <w:r w:rsidRPr="0061452B">
          <w:rPr>
            <w:rFonts w:ascii="Times New Roman" w:hAnsi="Times New Roman"/>
            <w:sz w:val="20"/>
            <w:szCs w:val="20"/>
            <w:rPrChange w:id="210" w:author="Matías Arim" w:date="2018-05-29T09:47:00Z">
              <w:rPr/>
            </w:rPrChange>
          </w:rPr>
          <w:t xml:space="preserve">, </w:t>
        </w:r>
        <w:r w:rsidRPr="0061452B">
          <w:rPr>
            <w:rFonts w:ascii="Times New Roman" w:hAnsi="Times New Roman"/>
            <w:b/>
            <w:bCs/>
            <w:sz w:val="20"/>
            <w:szCs w:val="20"/>
            <w:rPrChange w:id="211" w:author="Matías Arim" w:date="2018-05-29T09:47:00Z">
              <w:rPr>
                <w:b/>
                <w:bCs/>
              </w:rPr>
            </w:rPrChange>
          </w:rPr>
          <w:t>314</w:t>
        </w:r>
        <w:r w:rsidR="00AC6C7F" w:rsidRPr="00D14B4B">
          <w:rPr>
            <w:rFonts w:ascii="Times New Roman" w:hAnsi="Times New Roman"/>
            <w:sz w:val="20"/>
            <w:szCs w:val="20"/>
          </w:rPr>
          <w:t>:</w:t>
        </w:r>
        <w:r w:rsidRPr="0061452B">
          <w:rPr>
            <w:rFonts w:ascii="Times New Roman" w:hAnsi="Times New Roman"/>
            <w:sz w:val="20"/>
            <w:szCs w:val="20"/>
            <w:rPrChange w:id="212" w:author="Matías Arim" w:date="2018-05-29T09:47:00Z">
              <w:rPr/>
            </w:rPrChange>
          </w:rPr>
          <w:t xml:space="preserve"> 812-814.</w:t>
        </w:r>
      </w:ins>
    </w:p>
    <w:p w14:paraId="3EDC4F96" w14:textId="77777777" w:rsidR="00AF0658" w:rsidRDefault="0019677B" w:rsidP="0061452B">
      <w:pPr>
        <w:widowControl w:val="0"/>
        <w:suppressAutoHyphens/>
        <w:spacing w:after="240" w:line="86" w:lineRule="atLeast"/>
        <w:jc w:val="both"/>
        <w:rPr>
          <w:ins w:id="213" w:author="Matías Arim" w:date="2018-05-28T15:54:00Z"/>
          <w:rStyle w:val="Quotation"/>
          <w:rFonts w:ascii="Times New Roman" w:eastAsia="Times New Roman" w:hAnsi="Times New Roman" w:cs="Times New Roman"/>
          <w:i w:val="0"/>
          <w:sz w:val="20"/>
          <w:szCs w:val="20"/>
          <w:lang w:val="en-GB"/>
        </w:rPr>
      </w:pPr>
      <w:r w:rsidRPr="0061452B">
        <w:rPr>
          <w:rStyle w:val="Quotation"/>
          <w:rFonts w:ascii="Times New Roman" w:eastAsia="Times New Roman" w:hAnsi="Times New Roman" w:cs="Times New Roman"/>
          <w:i w:val="0"/>
          <w:sz w:val="20"/>
          <w:szCs w:val="20"/>
          <w:lang w:val="en-GB"/>
        </w:rPr>
        <w:t xml:space="preserve">Thompson, J. N. (1994). The </w:t>
      </w:r>
      <w:proofErr w:type="spellStart"/>
      <w:r w:rsidRPr="0061452B">
        <w:rPr>
          <w:rStyle w:val="Quotation"/>
          <w:rFonts w:ascii="Times New Roman" w:eastAsia="Times New Roman" w:hAnsi="Times New Roman" w:cs="Times New Roman"/>
          <w:i w:val="0"/>
          <w:sz w:val="20"/>
          <w:szCs w:val="20"/>
          <w:lang w:val="en-GB"/>
        </w:rPr>
        <w:t>coevolutionary</w:t>
      </w:r>
      <w:proofErr w:type="spellEnd"/>
      <w:r w:rsidRPr="0061452B">
        <w:rPr>
          <w:rStyle w:val="Quotation"/>
          <w:rFonts w:ascii="Times New Roman" w:eastAsia="Times New Roman" w:hAnsi="Times New Roman" w:cs="Times New Roman"/>
          <w:i w:val="0"/>
          <w:sz w:val="20"/>
          <w:szCs w:val="20"/>
          <w:lang w:val="en-GB"/>
        </w:rPr>
        <w:t xml:space="preserve"> process. University of</w:t>
      </w:r>
      <w:r w:rsidRPr="002947CE">
        <w:rPr>
          <w:rStyle w:val="Quotation"/>
          <w:rFonts w:ascii="Times New Roman" w:eastAsia="Times New Roman" w:hAnsi="Times New Roman" w:cs="Times New Roman"/>
          <w:i w:val="0"/>
          <w:sz w:val="20"/>
          <w:szCs w:val="20"/>
          <w:lang w:val="en-GB"/>
        </w:rPr>
        <w:t xml:space="preserve"> Chicago Press, Chicago.</w:t>
      </w:r>
    </w:p>
    <w:p w14:paraId="08FC37D6" w14:textId="6B641413" w:rsidR="00AB4157" w:rsidRPr="00AB4157" w:rsidRDefault="00AB4157">
      <w:pPr>
        <w:widowControl w:val="0"/>
        <w:suppressAutoHyphens/>
        <w:spacing w:after="240" w:line="86" w:lineRule="atLeast"/>
        <w:jc w:val="both"/>
        <w:rPr>
          <w:rStyle w:val="Quotation"/>
          <w:rFonts w:ascii="Times New Roman" w:hAnsi="Times New Roman" w:cs="Times New Roman"/>
          <w:i w:val="0"/>
          <w:sz w:val="20"/>
          <w:szCs w:val="20"/>
          <w:rPrChange w:id="214" w:author="Matías Arim" w:date="2018-05-28T15:54:00Z">
            <w:rPr>
              <w:rStyle w:val="Quotation"/>
              <w:rFonts w:ascii="Times New Roman" w:eastAsia="Times New Roman" w:hAnsi="Times New Roman" w:cs="Times New Roman"/>
              <w:i w:val="0"/>
              <w:sz w:val="20"/>
              <w:szCs w:val="20"/>
              <w:lang w:val="en-GB"/>
            </w:rPr>
          </w:rPrChange>
        </w:rPr>
      </w:pPr>
      <w:ins w:id="215" w:author="Matías Arim" w:date="2018-05-28T15:54:00Z">
        <w:r w:rsidRPr="002947CE">
          <w:rPr>
            <w:rFonts w:ascii="Times New Roman" w:hAnsi="Times New Roman" w:cs="Times New Roman"/>
            <w:sz w:val="20"/>
            <w:szCs w:val="20"/>
            <w:highlight w:val="yellow"/>
          </w:rPr>
          <w:t xml:space="preserve">Thompson, J.N. (2005) The </w:t>
        </w:r>
        <w:proofErr w:type="spellStart"/>
        <w:r w:rsidRPr="002947CE">
          <w:rPr>
            <w:rFonts w:ascii="Times New Roman" w:hAnsi="Times New Roman" w:cs="Times New Roman"/>
            <w:sz w:val="20"/>
            <w:szCs w:val="20"/>
            <w:highlight w:val="yellow"/>
          </w:rPr>
          <w:t>Geographic</w:t>
        </w:r>
        <w:proofErr w:type="spellEnd"/>
        <w:r w:rsidRPr="002947CE">
          <w:rPr>
            <w:rFonts w:ascii="Times New Roman" w:hAnsi="Times New Roman" w:cs="Times New Roman"/>
            <w:sz w:val="20"/>
            <w:szCs w:val="20"/>
            <w:highlight w:val="yellow"/>
          </w:rPr>
          <w:t xml:space="preserve"> </w:t>
        </w:r>
        <w:proofErr w:type="spellStart"/>
        <w:r w:rsidRPr="002947CE">
          <w:rPr>
            <w:rFonts w:ascii="Times New Roman" w:hAnsi="Times New Roman" w:cs="Times New Roman"/>
            <w:sz w:val="20"/>
            <w:szCs w:val="20"/>
            <w:highlight w:val="yellow"/>
          </w:rPr>
          <w:t>Mosaic</w:t>
        </w:r>
        <w:proofErr w:type="spellEnd"/>
        <w:r w:rsidRPr="002947CE">
          <w:rPr>
            <w:rFonts w:ascii="Times New Roman" w:hAnsi="Times New Roman" w:cs="Times New Roman"/>
            <w:sz w:val="20"/>
            <w:szCs w:val="20"/>
            <w:highlight w:val="yellow"/>
          </w:rPr>
          <w:t xml:space="preserve"> </w:t>
        </w:r>
        <w:proofErr w:type="spellStart"/>
        <w:r w:rsidRPr="002947CE">
          <w:rPr>
            <w:rFonts w:ascii="Times New Roman" w:hAnsi="Times New Roman" w:cs="Times New Roman"/>
            <w:sz w:val="20"/>
            <w:szCs w:val="20"/>
            <w:highlight w:val="yellow"/>
          </w:rPr>
          <w:t>of</w:t>
        </w:r>
        <w:proofErr w:type="spellEnd"/>
        <w:r w:rsidRPr="002947CE">
          <w:rPr>
            <w:rFonts w:ascii="Times New Roman" w:hAnsi="Times New Roman" w:cs="Times New Roman"/>
            <w:sz w:val="20"/>
            <w:szCs w:val="20"/>
            <w:highlight w:val="yellow"/>
          </w:rPr>
          <w:t xml:space="preserve"> </w:t>
        </w:r>
        <w:proofErr w:type="spellStart"/>
        <w:r w:rsidRPr="002947CE">
          <w:rPr>
            <w:rFonts w:ascii="Times New Roman" w:hAnsi="Times New Roman" w:cs="Times New Roman"/>
            <w:sz w:val="20"/>
            <w:szCs w:val="20"/>
            <w:highlight w:val="yellow"/>
          </w:rPr>
          <w:t>Coevolution</w:t>
        </w:r>
        <w:proofErr w:type="spellEnd"/>
        <w:r w:rsidRPr="002947CE">
          <w:rPr>
            <w:rFonts w:ascii="Times New Roman" w:hAnsi="Times New Roman" w:cs="Times New Roman"/>
            <w:sz w:val="20"/>
            <w:szCs w:val="20"/>
            <w:highlight w:val="yellow"/>
          </w:rPr>
          <w:t xml:space="preserve">, </w:t>
        </w:r>
        <w:proofErr w:type="spellStart"/>
        <w:r w:rsidRPr="002947CE">
          <w:rPr>
            <w:rFonts w:ascii="Times New Roman" w:hAnsi="Times New Roman" w:cs="Times New Roman"/>
            <w:sz w:val="20"/>
            <w:szCs w:val="20"/>
            <w:highlight w:val="yellow"/>
          </w:rPr>
          <w:t>University</w:t>
        </w:r>
        <w:proofErr w:type="spellEnd"/>
        <w:r w:rsidRPr="002947CE">
          <w:rPr>
            <w:rFonts w:ascii="Times New Roman" w:hAnsi="Times New Roman" w:cs="Times New Roman"/>
            <w:sz w:val="20"/>
            <w:szCs w:val="20"/>
            <w:highlight w:val="yellow"/>
          </w:rPr>
          <w:t xml:space="preserve"> </w:t>
        </w:r>
        <w:proofErr w:type="spellStart"/>
        <w:r w:rsidRPr="002947CE">
          <w:rPr>
            <w:rFonts w:ascii="Times New Roman" w:hAnsi="Times New Roman" w:cs="Times New Roman"/>
            <w:sz w:val="20"/>
            <w:szCs w:val="20"/>
            <w:highlight w:val="yellow"/>
          </w:rPr>
          <w:t>of</w:t>
        </w:r>
        <w:proofErr w:type="spellEnd"/>
        <w:r w:rsidRPr="002947CE">
          <w:rPr>
            <w:rFonts w:ascii="Times New Roman" w:hAnsi="Times New Roman" w:cs="Times New Roman"/>
            <w:sz w:val="20"/>
            <w:szCs w:val="20"/>
            <w:highlight w:val="yellow"/>
          </w:rPr>
          <w:t xml:space="preserve"> Chicago Press</w:t>
        </w:r>
      </w:ins>
    </w:p>
    <w:p w14:paraId="24E60144" w14:textId="77777777" w:rsidR="00AF0658" w:rsidRDefault="0019677B">
      <w:pPr>
        <w:suppressAutoHyphens/>
        <w:spacing w:after="240" w:line="86" w:lineRule="atLeast"/>
      </w:pPr>
      <w:r w:rsidRPr="002947CE">
        <w:rPr>
          <w:rStyle w:val="Quotation"/>
          <w:rFonts w:ascii="Times New Roman" w:eastAsia="Times New Roman" w:hAnsi="Times New Roman" w:cs="Times New Roman"/>
          <w:i w:val="0"/>
          <w:sz w:val="20"/>
          <w:szCs w:val="20"/>
          <w:lang w:val="en-US"/>
        </w:rPr>
        <w:t>Thompson, J</w:t>
      </w:r>
      <w:r>
        <w:rPr>
          <w:rStyle w:val="Quotation"/>
          <w:rFonts w:ascii="Times New Roman" w:eastAsia="Times New Roman" w:hAnsi="Times New Roman" w:cs="Times"/>
          <w:i w:val="0"/>
          <w:sz w:val="20"/>
          <w:szCs w:val="20"/>
          <w:lang w:val="en-US"/>
        </w:rPr>
        <w:t xml:space="preserve">. N. (2013). </w:t>
      </w:r>
      <w:r>
        <w:rPr>
          <w:rStyle w:val="Quotation"/>
          <w:rFonts w:ascii="Times New Roman" w:eastAsia="Times New Roman" w:hAnsi="Times New Roman" w:cs="Times"/>
          <w:sz w:val="20"/>
          <w:szCs w:val="20"/>
          <w:lang w:val="en-US"/>
        </w:rPr>
        <w:t>Relentless Evolution</w:t>
      </w:r>
      <w:r>
        <w:rPr>
          <w:rStyle w:val="Quotation"/>
          <w:rFonts w:ascii="Times New Roman" w:eastAsia="Times New Roman" w:hAnsi="Times New Roman" w:cs="Times"/>
          <w:i w:val="0"/>
          <w:sz w:val="20"/>
          <w:szCs w:val="20"/>
          <w:lang w:val="en-US"/>
        </w:rPr>
        <w:t>. University of Chicago Press. Chicago.</w:t>
      </w:r>
    </w:p>
    <w:p w14:paraId="26CB4407" w14:textId="77777777" w:rsidR="00AF0658" w:rsidRPr="00AC6C7F" w:rsidRDefault="0019677B" w:rsidP="00AC6C7F">
      <w:pPr>
        <w:pStyle w:val="LO-normal"/>
        <w:spacing w:after="240"/>
        <w:jc w:val="both"/>
        <w:rPr>
          <w:rFonts w:ascii="Times New Roman" w:hAnsi="Times New Roman" w:cs="Times New Roman"/>
          <w:sz w:val="20"/>
          <w:szCs w:val="20"/>
          <w:rPrChange w:id="216" w:author="Matías Arim" w:date="2018-05-29T09:51:00Z">
            <w:rPr/>
          </w:rPrChange>
        </w:rPr>
        <w:pPrChange w:id="217" w:author="Matías Arim" w:date="2018-05-29T09:51:00Z">
          <w:pPr>
            <w:pStyle w:val="LO-normal"/>
            <w:spacing w:before="240" w:after="240" w:line="86" w:lineRule="atLeast"/>
            <w:jc w:val="both"/>
          </w:pPr>
        </w:pPrChange>
      </w:pPr>
      <w:r>
        <w:rPr>
          <w:rFonts w:ascii="Times New Roman" w:eastAsia="Cabin" w:hAnsi="Times New Roman" w:cs="Times New Roman"/>
          <w:color w:val="222222"/>
          <w:sz w:val="20"/>
          <w:szCs w:val="20"/>
          <w:highlight w:val="white"/>
        </w:rPr>
        <w:t xml:space="preserve">Urban, M. C., &amp; Skelly, D. K. (2006) Evolving </w:t>
      </w:r>
      <w:proofErr w:type="spellStart"/>
      <w:r>
        <w:rPr>
          <w:rFonts w:ascii="Times New Roman" w:eastAsia="Cabin" w:hAnsi="Times New Roman" w:cs="Times New Roman"/>
          <w:color w:val="222222"/>
          <w:sz w:val="20"/>
          <w:szCs w:val="20"/>
          <w:highlight w:val="white"/>
        </w:rPr>
        <w:t>metacommunitie</w:t>
      </w:r>
      <w:r>
        <w:rPr>
          <w:rFonts w:ascii="Times New Roman" w:eastAsia="Cabin" w:hAnsi="Times New Roman" w:cs="Times New Roman"/>
          <w:color w:val="222222"/>
          <w:sz w:val="20"/>
          <w:szCs w:val="20"/>
          <w:highlight w:val="white"/>
        </w:rPr>
        <w:t>s</w:t>
      </w:r>
      <w:proofErr w:type="spellEnd"/>
      <w:r>
        <w:rPr>
          <w:rFonts w:ascii="Times New Roman" w:eastAsia="Cabin" w:hAnsi="Times New Roman" w:cs="Times New Roman"/>
          <w:color w:val="222222"/>
          <w:sz w:val="20"/>
          <w:szCs w:val="20"/>
          <w:highlight w:val="white"/>
        </w:rPr>
        <w:t xml:space="preserve">: toward an evolutionary perspective on </w:t>
      </w:r>
      <w:proofErr w:type="spellStart"/>
      <w:r w:rsidRPr="00AC6C7F">
        <w:rPr>
          <w:rFonts w:ascii="Times New Roman" w:eastAsia="Cabin" w:hAnsi="Times New Roman" w:cs="Times New Roman"/>
          <w:color w:val="222222"/>
          <w:sz w:val="20"/>
          <w:szCs w:val="20"/>
          <w:highlight w:val="white"/>
        </w:rPr>
        <w:t>metacommunities</w:t>
      </w:r>
      <w:proofErr w:type="spellEnd"/>
      <w:r w:rsidRPr="00AC6C7F">
        <w:rPr>
          <w:rFonts w:ascii="Times New Roman" w:eastAsia="Cabin" w:hAnsi="Times New Roman" w:cs="Times New Roman"/>
          <w:color w:val="222222"/>
          <w:sz w:val="20"/>
          <w:szCs w:val="20"/>
          <w:highlight w:val="white"/>
        </w:rPr>
        <w:t xml:space="preserve">. </w:t>
      </w:r>
      <w:r w:rsidRPr="00AC6C7F">
        <w:rPr>
          <w:rFonts w:ascii="Times New Roman" w:eastAsia="Cabin" w:hAnsi="Times New Roman" w:cs="Times New Roman"/>
          <w:b/>
          <w:i/>
          <w:color w:val="222222"/>
          <w:sz w:val="20"/>
          <w:szCs w:val="20"/>
          <w:highlight w:val="white"/>
        </w:rPr>
        <w:t>Ecology</w:t>
      </w:r>
      <w:r w:rsidRPr="00AC6C7F">
        <w:rPr>
          <w:rFonts w:ascii="Times New Roman" w:eastAsia="Cabin" w:hAnsi="Times New Roman" w:cs="Times New Roman"/>
          <w:color w:val="222222"/>
          <w:sz w:val="20"/>
          <w:szCs w:val="20"/>
          <w:highlight w:val="white"/>
        </w:rPr>
        <w:t>, 87:1616-1626.</w:t>
      </w:r>
    </w:p>
    <w:p w14:paraId="40260A4C" w14:textId="77777777" w:rsidR="00581398" w:rsidRPr="00AC6C7F" w:rsidRDefault="0019677B" w:rsidP="00AC6C7F">
      <w:pPr>
        <w:widowControl w:val="0"/>
        <w:suppressAutoHyphens/>
        <w:spacing w:after="240"/>
        <w:jc w:val="both"/>
        <w:rPr>
          <w:ins w:id="218" w:author="Matías Arim" w:date="2018-05-29T09:50:00Z"/>
          <w:rStyle w:val="Quotation"/>
          <w:rFonts w:ascii="Times New Roman" w:eastAsia="Times New Roman" w:hAnsi="Times New Roman" w:cs="Times New Roman"/>
          <w:i w:val="0"/>
          <w:sz w:val="20"/>
          <w:szCs w:val="20"/>
          <w:lang w:val="en-GB"/>
        </w:rPr>
        <w:pPrChange w:id="219" w:author="Matías Arim" w:date="2018-05-29T09:51:00Z">
          <w:pPr>
            <w:widowControl w:val="0"/>
            <w:suppressAutoHyphens/>
            <w:spacing w:before="240" w:after="240" w:line="86" w:lineRule="atLeast"/>
            <w:jc w:val="both"/>
          </w:pPr>
        </w:pPrChange>
      </w:pPr>
      <w:r w:rsidRPr="00AC6C7F">
        <w:rPr>
          <w:rStyle w:val="Quotation"/>
          <w:rFonts w:ascii="Times New Roman" w:eastAsia="Times New Roman" w:hAnsi="Times New Roman" w:cs="Times New Roman"/>
          <w:i w:val="0"/>
          <w:sz w:val="20"/>
          <w:szCs w:val="20"/>
          <w:lang w:val="en-GB"/>
        </w:rPr>
        <w:t xml:space="preserve">Wade, M. J. (2007). The co-evolutionary genetics of ecological communities. </w:t>
      </w:r>
      <w:r w:rsidRPr="00AC6C7F">
        <w:rPr>
          <w:rStyle w:val="Quotation"/>
          <w:rFonts w:ascii="Times New Roman" w:eastAsia="Times New Roman" w:hAnsi="Times New Roman" w:cs="Times New Roman"/>
          <w:b/>
          <w:bCs/>
          <w:iCs/>
          <w:sz w:val="20"/>
          <w:szCs w:val="20"/>
          <w:lang w:val="en-GB"/>
        </w:rPr>
        <w:t>Nature reviews</w:t>
      </w:r>
      <w:r w:rsidRPr="00AC6C7F">
        <w:rPr>
          <w:rStyle w:val="Quotation"/>
          <w:rFonts w:ascii="Times New Roman" w:eastAsia="Times New Roman" w:hAnsi="Times New Roman" w:cs="Times New Roman"/>
          <w:i w:val="0"/>
          <w:sz w:val="20"/>
          <w:szCs w:val="20"/>
          <w:lang w:val="en-GB"/>
        </w:rPr>
        <w:t>, 8:185-195.</w:t>
      </w:r>
    </w:p>
    <w:p w14:paraId="563C6C69" w14:textId="6101B159" w:rsidR="00AC6C7F" w:rsidRPr="00AC6C7F" w:rsidRDefault="00AC6C7F" w:rsidP="00AC6C7F">
      <w:pPr>
        <w:pStyle w:val="p1"/>
        <w:spacing w:after="240"/>
        <w:ind w:left="0" w:firstLine="0"/>
        <w:rPr>
          <w:ins w:id="220" w:author="Matías Arim" w:date="2018-05-29T09:50:00Z"/>
          <w:rFonts w:ascii="Times New Roman" w:hAnsi="Times New Roman"/>
          <w:sz w:val="20"/>
          <w:szCs w:val="20"/>
          <w:rPrChange w:id="221" w:author="Matías Arim" w:date="2018-05-29T09:51:00Z">
            <w:rPr>
              <w:ins w:id="222" w:author="Matías Arim" w:date="2018-05-29T09:50:00Z"/>
            </w:rPr>
          </w:rPrChange>
        </w:rPr>
        <w:pPrChange w:id="223" w:author="Matías Arim" w:date="2018-05-29T09:51:00Z">
          <w:pPr>
            <w:pStyle w:val="p1"/>
          </w:pPr>
        </w:pPrChange>
      </w:pPr>
      <w:ins w:id="224" w:author="Matías Arim" w:date="2018-05-29T09:51:00Z">
        <w:r w:rsidRPr="00AC6C7F">
          <w:rPr>
            <w:rFonts w:ascii="Times New Roman" w:hAnsi="Times New Roman"/>
            <w:sz w:val="20"/>
            <w:szCs w:val="20"/>
            <w:rPrChange w:id="225" w:author="Matías Arim" w:date="2018-05-29T09:51:00Z">
              <w:rPr/>
            </w:rPrChange>
          </w:rPr>
          <w:t>Wang,</w:t>
        </w:r>
      </w:ins>
      <w:ins w:id="226" w:author="Matías Arim" w:date="2018-05-29T09:50:00Z">
        <w:r w:rsidRPr="00AC6C7F">
          <w:rPr>
            <w:rFonts w:ascii="Times New Roman" w:hAnsi="Times New Roman"/>
            <w:sz w:val="20"/>
            <w:szCs w:val="20"/>
            <w:rPrChange w:id="227" w:author="Matías Arim" w:date="2018-05-29T09:51:00Z">
              <w:rPr/>
            </w:rPrChange>
          </w:rPr>
          <w:t xml:space="preserve"> S. &amp; </w:t>
        </w:r>
        <w:proofErr w:type="spellStart"/>
        <w:r w:rsidRPr="00AC6C7F">
          <w:rPr>
            <w:rFonts w:ascii="Times New Roman" w:hAnsi="Times New Roman"/>
            <w:sz w:val="20"/>
            <w:szCs w:val="20"/>
            <w:rPrChange w:id="228" w:author="Matías Arim" w:date="2018-05-29T09:51:00Z">
              <w:rPr/>
            </w:rPrChange>
          </w:rPr>
          <w:t>Loreau</w:t>
        </w:r>
        <w:proofErr w:type="spellEnd"/>
        <w:r w:rsidRPr="00AC6C7F">
          <w:rPr>
            <w:rFonts w:ascii="Times New Roman" w:hAnsi="Times New Roman"/>
            <w:sz w:val="20"/>
            <w:szCs w:val="20"/>
            <w:rPrChange w:id="229" w:author="Matías Arim" w:date="2018-05-29T09:51:00Z">
              <w:rPr/>
            </w:rPrChange>
          </w:rPr>
          <w:t xml:space="preserve">, M. (2014) </w:t>
        </w:r>
        <w:proofErr w:type="spellStart"/>
        <w:r w:rsidRPr="00AC6C7F">
          <w:rPr>
            <w:rFonts w:ascii="Times New Roman" w:hAnsi="Times New Roman"/>
            <w:sz w:val="20"/>
            <w:szCs w:val="20"/>
            <w:rPrChange w:id="230" w:author="Matías Arim" w:date="2018-05-29T09:51:00Z">
              <w:rPr/>
            </w:rPrChange>
          </w:rPr>
          <w:t>Ecosystem</w:t>
        </w:r>
        <w:proofErr w:type="spellEnd"/>
        <w:r w:rsidRPr="00AC6C7F">
          <w:rPr>
            <w:rFonts w:ascii="Times New Roman" w:hAnsi="Times New Roman"/>
            <w:sz w:val="20"/>
            <w:szCs w:val="20"/>
            <w:rPrChange w:id="231" w:author="Matías Arim" w:date="2018-05-29T09:51:00Z">
              <w:rPr/>
            </w:rPrChange>
          </w:rPr>
          <w:t xml:space="preserve"> </w:t>
        </w:r>
        <w:proofErr w:type="spellStart"/>
        <w:r w:rsidRPr="00AC6C7F">
          <w:rPr>
            <w:rFonts w:ascii="Times New Roman" w:hAnsi="Times New Roman"/>
            <w:sz w:val="20"/>
            <w:szCs w:val="20"/>
            <w:rPrChange w:id="232" w:author="Matías Arim" w:date="2018-05-29T09:51:00Z">
              <w:rPr/>
            </w:rPrChange>
          </w:rPr>
          <w:t>stability</w:t>
        </w:r>
        <w:proofErr w:type="spellEnd"/>
        <w:r w:rsidRPr="00AC6C7F">
          <w:rPr>
            <w:rFonts w:ascii="Times New Roman" w:hAnsi="Times New Roman"/>
            <w:sz w:val="20"/>
            <w:szCs w:val="20"/>
            <w:rPrChange w:id="233" w:author="Matías Arim" w:date="2018-05-29T09:51:00Z">
              <w:rPr/>
            </w:rPrChange>
          </w:rPr>
          <w:t xml:space="preserve"> in </w:t>
        </w:r>
        <w:proofErr w:type="spellStart"/>
        <w:r w:rsidRPr="00AC6C7F">
          <w:rPr>
            <w:rFonts w:ascii="Times New Roman" w:hAnsi="Times New Roman"/>
            <w:sz w:val="20"/>
            <w:szCs w:val="20"/>
            <w:rPrChange w:id="234" w:author="Matías Arim" w:date="2018-05-29T09:51:00Z">
              <w:rPr/>
            </w:rPrChange>
          </w:rPr>
          <w:t>space</w:t>
        </w:r>
        <w:proofErr w:type="spellEnd"/>
        <w:r w:rsidRPr="00AC6C7F">
          <w:rPr>
            <w:rFonts w:ascii="Times New Roman" w:hAnsi="Times New Roman"/>
            <w:sz w:val="20"/>
            <w:szCs w:val="20"/>
            <w:rPrChange w:id="235" w:author="Matías Arim" w:date="2018-05-29T09:51:00Z">
              <w:rPr/>
            </w:rPrChange>
          </w:rPr>
          <w:t xml:space="preserve">: α, β and γ </w:t>
        </w:r>
        <w:proofErr w:type="spellStart"/>
        <w:r w:rsidRPr="00AC6C7F">
          <w:rPr>
            <w:rFonts w:ascii="Times New Roman" w:hAnsi="Times New Roman"/>
            <w:sz w:val="20"/>
            <w:szCs w:val="20"/>
            <w:rPrChange w:id="236" w:author="Matías Arim" w:date="2018-05-29T09:51:00Z">
              <w:rPr/>
            </w:rPrChange>
          </w:rPr>
          <w:t>variability</w:t>
        </w:r>
        <w:proofErr w:type="spellEnd"/>
        <w:r w:rsidRPr="00AC6C7F">
          <w:rPr>
            <w:rFonts w:ascii="Times New Roman" w:hAnsi="Times New Roman"/>
            <w:sz w:val="20"/>
            <w:szCs w:val="20"/>
            <w:rPrChange w:id="237" w:author="Matías Arim" w:date="2018-05-29T09:51:00Z">
              <w:rPr/>
            </w:rPrChange>
          </w:rPr>
          <w:t xml:space="preserve">. </w:t>
        </w:r>
        <w:proofErr w:type="spellStart"/>
        <w:r w:rsidRPr="00AC6C7F">
          <w:rPr>
            <w:rFonts w:ascii="Times New Roman" w:hAnsi="Times New Roman"/>
            <w:i/>
            <w:iCs/>
            <w:sz w:val="20"/>
            <w:szCs w:val="20"/>
            <w:rPrChange w:id="238" w:author="Matías Arim" w:date="2018-05-29T09:51:00Z">
              <w:rPr>
                <w:i/>
                <w:iCs/>
              </w:rPr>
            </w:rPrChange>
          </w:rPr>
          <w:t>Ecology</w:t>
        </w:r>
        <w:proofErr w:type="spellEnd"/>
        <w:r w:rsidRPr="00AC6C7F">
          <w:rPr>
            <w:rFonts w:ascii="Times New Roman" w:hAnsi="Times New Roman"/>
            <w:i/>
            <w:iCs/>
            <w:sz w:val="20"/>
            <w:szCs w:val="20"/>
            <w:rPrChange w:id="239" w:author="Matías Arim" w:date="2018-05-29T09:51:00Z">
              <w:rPr>
                <w:i/>
                <w:iCs/>
              </w:rPr>
            </w:rPrChange>
          </w:rPr>
          <w:t xml:space="preserve"> </w:t>
        </w:r>
        <w:proofErr w:type="spellStart"/>
        <w:r w:rsidRPr="00AC6C7F">
          <w:rPr>
            <w:rFonts w:ascii="Times New Roman" w:hAnsi="Times New Roman"/>
            <w:i/>
            <w:iCs/>
            <w:sz w:val="20"/>
            <w:szCs w:val="20"/>
            <w:rPrChange w:id="240" w:author="Matías Arim" w:date="2018-05-29T09:51:00Z">
              <w:rPr>
                <w:i/>
                <w:iCs/>
              </w:rPr>
            </w:rPrChange>
          </w:rPr>
          <w:t>Letters</w:t>
        </w:r>
        <w:proofErr w:type="spellEnd"/>
        <w:r w:rsidRPr="00AC6C7F">
          <w:rPr>
            <w:rFonts w:ascii="Times New Roman" w:hAnsi="Times New Roman"/>
            <w:sz w:val="20"/>
            <w:szCs w:val="20"/>
          </w:rPr>
          <w:t>:</w:t>
        </w:r>
        <w:r w:rsidRPr="00AC6C7F">
          <w:rPr>
            <w:rFonts w:ascii="Times New Roman" w:hAnsi="Times New Roman"/>
            <w:sz w:val="20"/>
            <w:szCs w:val="20"/>
            <w:rPrChange w:id="241" w:author="Matías Arim" w:date="2018-05-29T09:51:00Z">
              <w:rPr/>
            </w:rPrChange>
          </w:rPr>
          <w:t xml:space="preserve"> </w:t>
        </w:r>
        <w:r w:rsidRPr="00AC6C7F">
          <w:rPr>
            <w:rFonts w:ascii="Times New Roman" w:hAnsi="Times New Roman"/>
            <w:b/>
            <w:bCs/>
            <w:sz w:val="20"/>
            <w:szCs w:val="20"/>
            <w:rPrChange w:id="242" w:author="Matías Arim" w:date="2018-05-29T09:51:00Z">
              <w:rPr>
                <w:b/>
                <w:bCs/>
              </w:rPr>
            </w:rPrChange>
          </w:rPr>
          <w:t>17</w:t>
        </w:r>
        <w:r w:rsidRPr="00AC6C7F">
          <w:rPr>
            <w:rFonts w:ascii="Times New Roman" w:hAnsi="Times New Roman"/>
            <w:sz w:val="20"/>
            <w:szCs w:val="20"/>
            <w:rPrChange w:id="243" w:author="Matías Arim" w:date="2018-05-29T09:51:00Z">
              <w:rPr/>
            </w:rPrChange>
          </w:rPr>
          <w:t>, 891-901.</w:t>
        </w:r>
      </w:ins>
    </w:p>
    <w:p w14:paraId="2A0D631F" w14:textId="143051B7" w:rsidR="00AC6C7F" w:rsidRPr="00AC6C7F" w:rsidRDefault="00AC6C7F" w:rsidP="00AC6C7F">
      <w:pPr>
        <w:pStyle w:val="p1"/>
        <w:spacing w:after="240"/>
        <w:ind w:left="0" w:firstLine="0"/>
        <w:rPr>
          <w:ins w:id="244" w:author="Matías Arim" w:date="2018-05-29T08:39:00Z"/>
          <w:rStyle w:val="Quotation"/>
          <w:rFonts w:ascii="Times New Roman" w:hAnsi="Times New Roman"/>
          <w:i w:val="0"/>
          <w:sz w:val="20"/>
          <w:szCs w:val="20"/>
          <w:rPrChange w:id="245" w:author="Matías Arim" w:date="2018-05-29T09:51:00Z">
            <w:rPr>
              <w:ins w:id="246" w:author="Matías Arim" w:date="2018-05-29T08:39:00Z"/>
              <w:rStyle w:val="Quotation"/>
              <w:rFonts w:ascii="Times New Roman" w:eastAsia="Times New Roman" w:hAnsi="Times New Roman" w:cs="Times New Roman"/>
              <w:i w:val="0"/>
              <w:sz w:val="20"/>
              <w:szCs w:val="20"/>
              <w:lang w:val="en-GB"/>
            </w:rPr>
          </w:rPrChange>
        </w:rPr>
        <w:pPrChange w:id="247" w:author="Matías Arim" w:date="2018-05-29T09:51:00Z">
          <w:pPr>
            <w:widowControl w:val="0"/>
            <w:suppressAutoHyphens/>
            <w:spacing w:before="240" w:after="240" w:line="86" w:lineRule="atLeast"/>
            <w:jc w:val="both"/>
          </w:pPr>
        </w:pPrChange>
      </w:pPr>
      <w:ins w:id="248" w:author="Matías Arim" w:date="2018-05-29T09:51:00Z">
        <w:r w:rsidRPr="00AC6C7F">
          <w:rPr>
            <w:rFonts w:ascii="Times New Roman" w:hAnsi="Times New Roman"/>
            <w:sz w:val="20"/>
            <w:szCs w:val="20"/>
            <w:rPrChange w:id="249" w:author="Matías Arim" w:date="2018-05-29T09:51:00Z">
              <w:rPr/>
            </w:rPrChange>
          </w:rPr>
          <w:t xml:space="preserve">Wang, S. &amp; </w:t>
        </w:r>
        <w:proofErr w:type="spellStart"/>
        <w:r w:rsidRPr="00AC6C7F">
          <w:rPr>
            <w:rFonts w:ascii="Times New Roman" w:hAnsi="Times New Roman"/>
            <w:sz w:val="20"/>
            <w:szCs w:val="20"/>
            <w:rPrChange w:id="250" w:author="Matías Arim" w:date="2018-05-29T09:51:00Z">
              <w:rPr/>
            </w:rPrChange>
          </w:rPr>
          <w:t>Loreau</w:t>
        </w:r>
        <w:proofErr w:type="spellEnd"/>
        <w:r w:rsidRPr="00AC6C7F">
          <w:rPr>
            <w:rFonts w:ascii="Times New Roman" w:hAnsi="Times New Roman"/>
            <w:sz w:val="20"/>
            <w:szCs w:val="20"/>
            <w:rPrChange w:id="251" w:author="Matías Arim" w:date="2018-05-29T09:51:00Z">
              <w:rPr/>
            </w:rPrChange>
          </w:rPr>
          <w:t xml:space="preserve">, M. (2016) </w:t>
        </w:r>
        <w:proofErr w:type="spellStart"/>
        <w:r w:rsidRPr="00AC6C7F">
          <w:rPr>
            <w:rFonts w:ascii="Times New Roman" w:hAnsi="Times New Roman"/>
            <w:sz w:val="20"/>
            <w:szCs w:val="20"/>
            <w:rPrChange w:id="252" w:author="Matías Arim" w:date="2018-05-29T09:51:00Z">
              <w:rPr/>
            </w:rPrChange>
          </w:rPr>
          <w:t>Biodiversity</w:t>
        </w:r>
        <w:proofErr w:type="spellEnd"/>
        <w:r w:rsidRPr="00AC6C7F">
          <w:rPr>
            <w:rFonts w:ascii="Times New Roman" w:hAnsi="Times New Roman"/>
            <w:sz w:val="20"/>
            <w:szCs w:val="20"/>
            <w:rPrChange w:id="253" w:author="Matías Arim" w:date="2018-05-29T09:51:00Z">
              <w:rPr/>
            </w:rPrChange>
          </w:rPr>
          <w:t xml:space="preserve"> and </w:t>
        </w:r>
        <w:proofErr w:type="spellStart"/>
        <w:r w:rsidRPr="00AC6C7F">
          <w:rPr>
            <w:rFonts w:ascii="Times New Roman" w:hAnsi="Times New Roman"/>
            <w:sz w:val="20"/>
            <w:szCs w:val="20"/>
            <w:rPrChange w:id="254" w:author="Matías Arim" w:date="2018-05-29T09:51:00Z">
              <w:rPr/>
            </w:rPrChange>
          </w:rPr>
          <w:t>ecosystem</w:t>
        </w:r>
        <w:proofErr w:type="spellEnd"/>
        <w:r w:rsidRPr="00AC6C7F">
          <w:rPr>
            <w:rFonts w:ascii="Times New Roman" w:hAnsi="Times New Roman"/>
            <w:sz w:val="20"/>
            <w:szCs w:val="20"/>
            <w:rPrChange w:id="255" w:author="Matías Arim" w:date="2018-05-29T09:51:00Z">
              <w:rPr/>
            </w:rPrChange>
          </w:rPr>
          <w:t xml:space="preserve"> </w:t>
        </w:r>
        <w:proofErr w:type="spellStart"/>
        <w:r w:rsidRPr="00AC6C7F">
          <w:rPr>
            <w:rFonts w:ascii="Times New Roman" w:hAnsi="Times New Roman"/>
            <w:sz w:val="20"/>
            <w:szCs w:val="20"/>
            <w:rPrChange w:id="256" w:author="Matías Arim" w:date="2018-05-29T09:51:00Z">
              <w:rPr/>
            </w:rPrChange>
          </w:rPr>
          <w:t>stability</w:t>
        </w:r>
        <w:proofErr w:type="spellEnd"/>
        <w:r w:rsidRPr="00AC6C7F">
          <w:rPr>
            <w:rFonts w:ascii="Times New Roman" w:hAnsi="Times New Roman"/>
            <w:sz w:val="20"/>
            <w:szCs w:val="20"/>
            <w:rPrChange w:id="257" w:author="Matías Arim" w:date="2018-05-29T09:51:00Z">
              <w:rPr/>
            </w:rPrChange>
          </w:rPr>
          <w:t xml:space="preserve"> </w:t>
        </w:r>
        <w:proofErr w:type="spellStart"/>
        <w:r w:rsidRPr="00AC6C7F">
          <w:rPr>
            <w:rFonts w:ascii="Times New Roman" w:hAnsi="Times New Roman"/>
            <w:sz w:val="20"/>
            <w:szCs w:val="20"/>
            <w:rPrChange w:id="258" w:author="Matías Arim" w:date="2018-05-29T09:51:00Z">
              <w:rPr/>
            </w:rPrChange>
          </w:rPr>
          <w:t>across</w:t>
        </w:r>
        <w:proofErr w:type="spellEnd"/>
        <w:r w:rsidRPr="00AC6C7F">
          <w:rPr>
            <w:rFonts w:ascii="Times New Roman" w:hAnsi="Times New Roman"/>
            <w:sz w:val="20"/>
            <w:szCs w:val="20"/>
            <w:rPrChange w:id="259" w:author="Matías Arim" w:date="2018-05-29T09:51:00Z">
              <w:rPr/>
            </w:rPrChange>
          </w:rPr>
          <w:t xml:space="preserve"> </w:t>
        </w:r>
        <w:proofErr w:type="spellStart"/>
        <w:r w:rsidRPr="00AC6C7F">
          <w:rPr>
            <w:rFonts w:ascii="Times New Roman" w:hAnsi="Times New Roman"/>
            <w:sz w:val="20"/>
            <w:szCs w:val="20"/>
            <w:rPrChange w:id="260" w:author="Matías Arim" w:date="2018-05-29T09:51:00Z">
              <w:rPr/>
            </w:rPrChange>
          </w:rPr>
          <w:t>scales</w:t>
        </w:r>
        <w:proofErr w:type="spellEnd"/>
        <w:r w:rsidRPr="00AC6C7F">
          <w:rPr>
            <w:rFonts w:ascii="Times New Roman" w:hAnsi="Times New Roman"/>
            <w:sz w:val="20"/>
            <w:szCs w:val="20"/>
            <w:rPrChange w:id="261" w:author="Matías Arim" w:date="2018-05-29T09:51:00Z">
              <w:rPr/>
            </w:rPrChange>
          </w:rPr>
          <w:t xml:space="preserve"> in </w:t>
        </w:r>
        <w:proofErr w:type="spellStart"/>
        <w:r w:rsidRPr="00AC6C7F">
          <w:rPr>
            <w:rFonts w:ascii="Times New Roman" w:hAnsi="Times New Roman"/>
            <w:sz w:val="20"/>
            <w:szCs w:val="20"/>
            <w:rPrChange w:id="262" w:author="Matías Arim" w:date="2018-05-29T09:51:00Z">
              <w:rPr/>
            </w:rPrChange>
          </w:rPr>
          <w:t>metacommunities</w:t>
        </w:r>
        <w:proofErr w:type="spellEnd"/>
        <w:r w:rsidRPr="00AC6C7F">
          <w:rPr>
            <w:rFonts w:ascii="Times New Roman" w:hAnsi="Times New Roman"/>
            <w:sz w:val="20"/>
            <w:szCs w:val="20"/>
            <w:rPrChange w:id="263" w:author="Matías Arim" w:date="2018-05-29T09:51:00Z">
              <w:rPr/>
            </w:rPrChange>
          </w:rPr>
          <w:t xml:space="preserve">. </w:t>
        </w:r>
        <w:proofErr w:type="spellStart"/>
        <w:r w:rsidRPr="00AC6C7F">
          <w:rPr>
            <w:rFonts w:ascii="Times New Roman" w:hAnsi="Times New Roman"/>
            <w:b/>
            <w:i/>
            <w:iCs/>
            <w:sz w:val="20"/>
            <w:szCs w:val="20"/>
            <w:rPrChange w:id="264" w:author="Matías Arim" w:date="2018-05-29T09:51:00Z">
              <w:rPr>
                <w:i/>
                <w:iCs/>
              </w:rPr>
            </w:rPrChange>
          </w:rPr>
          <w:t>Ecology</w:t>
        </w:r>
        <w:proofErr w:type="spellEnd"/>
        <w:r w:rsidRPr="00AC6C7F">
          <w:rPr>
            <w:rFonts w:ascii="Times New Roman" w:hAnsi="Times New Roman"/>
            <w:b/>
            <w:i/>
            <w:iCs/>
            <w:sz w:val="20"/>
            <w:szCs w:val="20"/>
            <w:rPrChange w:id="265" w:author="Matías Arim" w:date="2018-05-29T09:51:00Z">
              <w:rPr>
                <w:i/>
                <w:iCs/>
              </w:rPr>
            </w:rPrChange>
          </w:rPr>
          <w:t xml:space="preserve"> </w:t>
        </w:r>
        <w:proofErr w:type="spellStart"/>
        <w:r w:rsidRPr="00AC6C7F">
          <w:rPr>
            <w:rFonts w:ascii="Times New Roman" w:hAnsi="Times New Roman"/>
            <w:b/>
            <w:i/>
            <w:iCs/>
            <w:sz w:val="20"/>
            <w:szCs w:val="20"/>
            <w:rPrChange w:id="266" w:author="Matías Arim" w:date="2018-05-29T09:51:00Z">
              <w:rPr>
                <w:i/>
                <w:iCs/>
              </w:rPr>
            </w:rPrChange>
          </w:rPr>
          <w:t>Letters</w:t>
        </w:r>
        <w:proofErr w:type="spellEnd"/>
        <w:r w:rsidRPr="00AC6C7F">
          <w:rPr>
            <w:rFonts w:ascii="Times New Roman" w:hAnsi="Times New Roman"/>
            <w:sz w:val="20"/>
            <w:szCs w:val="20"/>
            <w:rPrChange w:id="267" w:author="Matías Arim" w:date="2018-05-29T09:51:00Z">
              <w:rPr/>
            </w:rPrChange>
          </w:rPr>
          <w:t xml:space="preserve">, </w:t>
        </w:r>
        <w:r w:rsidRPr="00AC6C7F">
          <w:rPr>
            <w:rFonts w:ascii="Times New Roman" w:hAnsi="Times New Roman"/>
            <w:b/>
            <w:bCs/>
            <w:sz w:val="20"/>
            <w:szCs w:val="20"/>
            <w:rPrChange w:id="268" w:author="Matías Arim" w:date="2018-05-29T09:51:00Z">
              <w:rPr>
                <w:b/>
                <w:bCs/>
              </w:rPr>
            </w:rPrChange>
          </w:rPr>
          <w:t>19</w:t>
        </w:r>
        <w:r w:rsidRPr="00AC6C7F">
          <w:rPr>
            <w:rFonts w:ascii="Times New Roman" w:hAnsi="Times New Roman"/>
            <w:sz w:val="20"/>
            <w:szCs w:val="20"/>
          </w:rPr>
          <w:t>:</w:t>
        </w:r>
        <w:r w:rsidRPr="00AC6C7F">
          <w:rPr>
            <w:rFonts w:ascii="Times New Roman" w:hAnsi="Times New Roman"/>
            <w:sz w:val="20"/>
            <w:szCs w:val="20"/>
            <w:rPrChange w:id="269" w:author="Matías Arim" w:date="2018-05-29T09:51:00Z">
              <w:rPr/>
            </w:rPrChange>
          </w:rPr>
          <w:t xml:space="preserve"> 510-518.</w:t>
        </w:r>
      </w:ins>
    </w:p>
    <w:p w14:paraId="69B4185A" w14:textId="5F56D273" w:rsidR="00581398" w:rsidRPr="00AC6C7F" w:rsidRDefault="00581398" w:rsidP="00AC6C7F">
      <w:pPr>
        <w:widowControl w:val="0"/>
        <w:suppressAutoHyphens/>
        <w:spacing w:after="240"/>
        <w:jc w:val="both"/>
        <w:rPr>
          <w:rFonts w:ascii="Times New Roman" w:eastAsia="Times New Roman" w:hAnsi="Times New Roman" w:cs="Times New Roman"/>
          <w:sz w:val="20"/>
          <w:szCs w:val="20"/>
          <w:lang w:val="en-GB"/>
          <w:rPrChange w:id="270" w:author="Matías Arim" w:date="2018-05-29T09:51:00Z">
            <w:rPr/>
          </w:rPrChange>
        </w:rPr>
        <w:pPrChange w:id="271" w:author="Matías Arim" w:date="2018-05-29T09:51:00Z">
          <w:pPr>
            <w:widowControl w:val="0"/>
            <w:suppressAutoHyphens/>
            <w:spacing w:before="240" w:after="240" w:line="86" w:lineRule="atLeast"/>
            <w:jc w:val="both"/>
          </w:pPr>
        </w:pPrChange>
      </w:pPr>
      <w:proofErr w:type="spellStart"/>
      <w:ins w:id="272" w:author="Matías Arim" w:date="2018-05-29T08:39:00Z">
        <w:r w:rsidRPr="00AC6C7F">
          <w:rPr>
            <w:rFonts w:ascii="Times New Roman" w:hAnsi="Times New Roman" w:cs="Times New Roman"/>
            <w:sz w:val="20"/>
            <w:szCs w:val="20"/>
            <w:rPrChange w:id="273" w:author="Matías Arim" w:date="2018-05-29T09:51:00Z">
              <w:rPr/>
            </w:rPrChange>
          </w:rPr>
          <w:t>Warton</w:t>
        </w:r>
        <w:proofErr w:type="spellEnd"/>
        <w:r w:rsidRPr="00AC6C7F">
          <w:rPr>
            <w:rFonts w:ascii="Times New Roman" w:hAnsi="Times New Roman" w:cs="Times New Roman"/>
            <w:sz w:val="20"/>
            <w:szCs w:val="20"/>
            <w:rPrChange w:id="274" w:author="Matías Arim" w:date="2018-05-29T09:51:00Z">
              <w:rPr/>
            </w:rPrChange>
          </w:rPr>
          <w:t xml:space="preserve">, D. I., et al. 2015. CATS </w:t>
        </w:r>
        <w:proofErr w:type="spellStart"/>
        <w:r w:rsidRPr="00AC6C7F">
          <w:rPr>
            <w:rFonts w:ascii="Times New Roman" w:hAnsi="Times New Roman" w:cs="Times New Roman"/>
            <w:sz w:val="20"/>
            <w:szCs w:val="20"/>
            <w:rPrChange w:id="275" w:author="Matías Arim" w:date="2018-05-29T09:51:00Z">
              <w:rPr/>
            </w:rPrChange>
          </w:rPr>
          <w:t>regression</w:t>
        </w:r>
        <w:proofErr w:type="spellEnd"/>
        <w:r w:rsidRPr="00AC6C7F">
          <w:rPr>
            <w:rFonts w:ascii="Times New Roman" w:hAnsi="Times New Roman" w:cs="Times New Roman"/>
            <w:sz w:val="20"/>
            <w:szCs w:val="20"/>
            <w:rPrChange w:id="276" w:author="Matías Arim" w:date="2018-05-29T09:51:00Z">
              <w:rPr/>
            </w:rPrChange>
          </w:rPr>
          <w:t xml:space="preserve"> – a </w:t>
        </w:r>
        <w:proofErr w:type="spellStart"/>
        <w:r w:rsidRPr="00AC6C7F">
          <w:rPr>
            <w:rFonts w:ascii="Times New Roman" w:hAnsi="Times New Roman" w:cs="Times New Roman"/>
            <w:sz w:val="20"/>
            <w:szCs w:val="20"/>
            <w:rPrChange w:id="277" w:author="Matías Arim" w:date="2018-05-29T09:51:00Z">
              <w:rPr/>
            </w:rPrChange>
          </w:rPr>
          <w:t>model-based</w:t>
        </w:r>
        <w:proofErr w:type="spellEnd"/>
        <w:r w:rsidRPr="00AC6C7F">
          <w:rPr>
            <w:rFonts w:ascii="Times New Roman" w:hAnsi="Times New Roman" w:cs="Times New Roman"/>
            <w:sz w:val="20"/>
            <w:szCs w:val="20"/>
            <w:rPrChange w:id="278" w:author="Matías Arim" w:date="2018-05-29T09:51:00Z">
              <w:rPr/>
            </w:rPrChange>
          </w:rPr>
          <w:t xml:space="preserve"> approach </w:t>
        </w:r>
        <w:proofErr w:type="spellStart"/>
        <w:r w:rsidRPr="00AC6C7F">
          <w:rPr>
            <w:rFonts w:ascii="Times New Roman" w:hAnsi="Times New Roman" w:cs="Times New Roman"/>
            <w:sz w:val="20"/>
            <w:szCs w:val="20"/>
            <w:rPrChange w:id="279" w:author="Matías Arim" w:date="2018-05-29T09:51:00Z">
              <w:rPr/>
            </w:rPrChange>
          </w:rPr>
          <w:t>to</w:t>
        </w:r>
        <w:proofErr w:type="spellEnd"/>
        <w:r w:rsidRPr="00AC6C7F">
          <w:rPr>
            <w:rFonts w:ascii="Times New Roman" w:hAnsi="Times New Roman" w:cs="Times New Roman"/>
            <w:sz w:val="20"/>
            <w:szCs w:val="20"/>
            <w:rPrChange w:id="280" w:author="Matías Arim" w:date="2018-05-29T09:51:00Z">
              <w:rPr/>
            </w:rPrChange>
          </w:rPr>
          <w:t xml:space="preserve"> </w:t>
        </w:r>
        <w:proofErr w:type="spellStart"/>
        <w:r w:rsidRPr="00AC6C7F">
          <w:rPr>
            <w:rFonts w:ascii="Times New Roman" w:hAnsi="Times New Roman" w:cs="Times New Roman"/>
            <w:sz w:val="20"/>
            <w:szCs w:val="20"/>
            <w:rPrChange w:id="281" w:author="Matías Arim" w:date="2018-05-29T09:51:00Z">
              <w:rPr/>
            </w:rPrChange>
          </w:rPr>
          <w:t>studying</w:t>
        </w:r>
        <w:proofErr w:type="spellEnd"/>
        <w:r w:rsidRPr="00AC6C7F">
          <w:rPr>
            <w:rFonts w:ascii="Times New Roman" w:hAnsi="Times New Roman" w:cs="Times New Roman"/>
            <w:sz w:val="20"/>
            <w:szCs w:val="20"/>
            <w:rPrChange w:id="282" w:author="Matías Arim" w:date="2018-05-29T09:51:00Z">
              <w:rPr/>
            </w:rPrChange>
          </w:rPr>
          <w:t xml:space="preserve"> </w:t>
        </w:r>
        <w:proofErr w:type="spellStart"/>
        <w:r w:rsidRPr="00AC6C7F">
          <w:rPr>
            <w:rFonts w:ascii="Times New Roman" w:hAnsi="Times New Roman" w:cs="Times New Roman"/>
            <w:sz w:val="20"/>
            <w:szCs w:val="20"/>
            <w:rPrChange w:id="283" w:author="Matías Arim" w:date="2018-05-29T09:51:00Z">
              <w:rPr/>
            </w:rPrChange>
          </w:rPr>
          <w:t>tr</w:t>
        </w:r>
        <w:r w:rsidRPr="00AC6C7F">
          <w:rPr>
            <w:rFonts w:ascii="Times New Roman" w:hAnsi="Times New Roman" w:cs="Times New Roman"/>
            <w:sz w:val="20"/>
            <w:szCs w:val="20"/>
          </w:rPr>
          <w:t>ait-based</w:t>
        </w:r>
        <w:proofErr w:type="spellEnd"/>
        <w:r w:rsidRPr="00AC6C7F">
          <w:rPr>
            <w:rFonts w:ascii="Times New Roman" w:hAnsi="Times New Roman" w:cs="Times New Roman"/>
            <w:sz w:val="20"/>
            <w:szCs w:val="20"/>
          </w:rPr>
          <w:t xml:space="preserve"> </w:t>
        </w:r>
        <w:proofErr w:type="spellStart"/>
        <w:r w:rsidRPr="00AC6C7F">
          <w:rPr>
            <w:rFonts w:ascii="Times New Roman" w:hAnsi="Times New Roman" w:cs="Times New Roman"/>
            <w:sz w:val="20"/>
            <w:szCs w:val="20"/>
          </w:rPr>
          <w:t>community</w:t>
        </w:r>
        <w:proofErr w:type="spellEnd"/>
        <w:r w:rsidRPr="00AC6C7F">
          <w:rPr>
            <w:rFonts w:ascii="Times New Roman" w:hAnsi="Times New Roman" w:cs="Times New Roman"/>
            <w:sz w:val="20"/>
            <w:szCs w:val="20"/>
          </w:rPr>
          <w:t xml:space="preserve"> </w:t>
        </w:r>
        <w:proofErr w:type="spellStart"/>
        <w:r w:rsidRPr="00AC6C7F">
          <w:rPr>
            <w:rFonts w:ascii="Times New Roman" w:hAnsi="Times New Roman" w:cs="Times New Roman"/>
            <w:sz w:val="20"/>
            <w:szCs w:val="20"/>
          </w:rPr>
          <w:t>assembly</w:t>
        </w:r>
        <w:proofErr w:type="spellEnd"/>
        <w:r w:rsidRPr="00AC6C7F">
          <w:rPr>
            <w:rFonts w:ascii="Times New Roman" w:hAnsi="Times New Roman" w:cs="Times New Roman"/>
            <w:sz w:val="20"/>
            <w:szCs w:val="20"/>
          </w:rPr>
          <w:t>. -</w:t>
        </w:r>
        <w:proofErr w:type="spellStart"/>
        <w:r w:rsidRPr="00AC6C7F">
          <w:rPr>
            <w:rFonts w:ascii="Times New Roman" w:hAnsi="Times New Roman" w:cs="Times New Roman"/>
            <w:b/>
            <w:i/>
            <w:sz w:val="20"/>
            <w:szCs w:val="20"/>
            <w:rPrChange w:id="284" w:author="Matías Arim" w:date="2018-05-29T09:51:00Z">
              <w:rPr/>
            </w:rPrChange>
          </w:rPr>
          <w:t>Methods</w:t>
        </w:r>
        <w:proofErr w:type="spellEnd"/>
        <w:r w:rsidRPr="00AC6C7F">
          <w:rPr>
            <w:rFonts w:ascii="Times New Roman" w:hAnsi="Times New Roman" w:cs="Times New Roman"/>
            <w:b/>
            <w:i/>
            <w:sz w:val="20"/>
            <w:szCs w:val="20"/>
            <w:rPrChange w:id="285" w:author="Matías Arim" w:date="2018-05-29T09:51:00Z">
              <w:rPr/>
            </w:rPrChange>
          </w:rPr>
          <w:t xml:space="preserve"> Ecol. </w:t>
        </w:r>
        <w:proofErr w:type="spellStart"/>
        <w:r w:rsidRPr="00AC6C7F">
          <w:rPr>
            <w:rFonts w:ascii="Times New Roman" w:hAnsi="Times New Roman" w:cs="Times New Roman"/>
            <w:b/>
            <w:i/>
            <w:sz w:val="20"/>
            <w:szCs w:val="20"/>
            <w:rPrChange w:id="286" w:author="Matías Arim" w:date="2018-05-29T09:51:00Z">
              <w:rPr/>
            </w:rPrChange>
          </w:rPr>
          <w:t>Evol</w:t>
        </w:r>
        <w:proofErr w:type="spellEnd"/>
        <w:r w:rsidRPr="00AC6C7F">
          <w:rPr>
            <w:rFonts w:ascii="Times New Roman" w:hAnsi="Times New Roman" w:cs="Times New Roman"/>
            <w:b/>
            <w:i/>
            <w:sz w:val="20"/>
            <w:szCs w:val="20"/>
            <w:rPrChange w:id="287" w:author="Matías Arim" w:date="2018-05-29T09:51:00Z">
              <w:rPr/>
            </w:rPrChange>
          </w:rPr>
          <w:t>.</w:t>
        </w:r>
        <w:r w:rsidRPr="00AC6C7F">
          <w:rPr>
            <w:rFonts w:ascii="Times New Roman" w:hAnsi="Times New Roman" w:cs="Times New Roman"/>
            <w:sz w:val="20"/>
            <w:szCs w:val="20"/>
            <w:rPrChange w:id="288" w:author="Matías Arim" w:date="2018-05-29T09:51:00Z">
              <w:rPr/>
            </w:rPrChange>
          </w:rPr>
          <w:t xml:space="preserve"> 6: 389-398.</w:t>
        </w:r>
      </w:ins>
    </w:p>
    <w:p w14:paraId="404F67D6" w14:textId="77777777" w:rsidR="00AF0658" w:rsidRDefault="0019677B" w:rsidP="00AC6C7F">
      <w:pPr>
        <w:suppressAutoHyphens/>
        <w:spacing w:after="240"/>
        <w:pPrChange w:id="289" w:author="Matías Arim" w:date="2018-05-29T09:51:00Z">
          <w:pPr>
            <w:suppressAutoHyphens/>
            <w:spacing w:before="240" w:after="240" w:line="86" w:lineRule="atLeast"/>
          </w:pPr>
        </w:pPrChange>
      </w:pPr>
      <w:r w:rsidRPr="00AC6C7F">
        <w:rPr>
          <w:rStyle w:val="Quotation"/>
          <w:rFonts w:ascii="Times New Roman" w:eastAsia="Times New Roman" w:hAnsi="Times New Roman" w:cs="Times New Roman"/>
          <w:sz w:val="20"/>
          <w:szCs w:val="20"/>
          <w:lang w:val="en-US"/>
        </w:rPr>
        <w:t xml:space="preserve">Weinstein, B. G., and Graham, C. H. (2017). Persistent bill and corolla </w:t>
      </w:r>
      <w:r w:rsidRPr="00AC6C7F">
        <w:rPr>
          <w:rStyle w:val="Quotation"/>
          <w:rFonts w:ascii="Times New Roman" w:eastAsia="Times New Roman" w:hAnsi="Times New Roman" w:cs="Times New Roman"/>
          <w:sz w:val="20"/>
          <w:szCs w:val="20"/>
          <w:lang w:val="en-US"/>
        </w:rPr>
        <w:t xml:space="preserve">matching despite shifting temporal </w:t>
      </w:r>
      <w:r w:rsidRPr="00581398">
        <w:rPr>
          <w:rStyle w:val="Quotation"/>
          <w:rFonts w:ascii="Times New Roman" w:eastAsia="Times New Roman" w:hAnsi="Times New Roman" w:cs="Times New Roman"/>
          <w:sz w:val="20"/>
          <w:szCs w:val="20"/>
          <w:lang w:val="en-US"/>
        </w:rPr>
        <w:t>resources</w:t>
      </w:r>
      <w:r>
        <w:rPr>
          <w:rStyle w:val="Quotation"/>
          <w:rFonts w:ascii="Times New Roman" w:eastAsia="Times New Roman" w:hAnsi="Times New Roman" w:cs="Times"/>
          <w:sz w:val="20"/>
          <w:szCs w:val="20"/>
          <w:lang w:val="en-US"/>
        </w:rPr>
        <w:t xml:space="preserve"> in tropical hummingbird-plant interactions. </w:t>
      </w:r>
      <w:r>
        <w:rPr>
          <w:rStyle w:val="Quotation"/>
          <w:rFonts w:ascii="Times New Roman" w:eastAsia="Times New Roman" w:hAnsi="Times New Roman" w:cs="Times"/>
          <w:b/>
          <w:bCs/>
          <w:iCs/>
          <w:sz w:val="20"/>
          <w:szCs w:val="20"/>
          <w:lang w:val="en-US"/>
        </w:rPr>
        <w:t>Ecology Letters</w:t>
      </w:r>
      <w:r>
        <w:rPr>
          <w:rStyle w:val="Quotation"/>
          <w:rFonts w:ascii="Times New Roman" w:eastAsia="Times New Roman" w:hAnsi="Times New Roman" w:cs="Times"/>
          <w:sz w:val="20"/>
          <w:szCs w:val="20"/>
          <w:lang w:val="en-US"/>
        </w:rPr>
        <w:t>, 20:326-335.</w:t>
      </w:r>
    </w:p>
    <w:p w14:paraId="414F5934" w14:textId="77777777" w:rsidR="00AF0658" w:rsidRDefault="0019677B">
      <w:pPr>
        <w:pStyle w:val="LO-normal"/>
        <w:spacing w:line="86" w:lineRule="atLeast"/>
        <w:jc w:val="both"/>
      </w:pPr>
      <w:proofErr w:type="spellStart"/>
      <w:r>
        <w:rPr>
          <w:rFonts w:ascii="Times New Roman" w:eastAsia="Cabin" w:hAnsi="Times New Roman" w:cs="Times New Roman"/>
          <w:color w:val="222222"/>
          <w:sz w:val="20"/>
          <w:szCs w:val="20"/>
          <w:highlight w:val="white"/>
        </w:rPr>
        <w:t>Winegardner</w:t>
      </w:r>
      <w:proofErr w:type="spellEnd"/>
      <w:r>
        <w:rPr>
          <w:rFonts w:ascii="Times New Roman" w:eastAsia="Cabin" w:hAnsi="Times New Roman" w:cs="Times New Roman"/>
          <w:color w:val="222222"/>
          <w:sz w:val="20"/>
          <w:szCs w:val="20"/>
          <w:highlight w:val="white"/>
        </w:rPr>
        <w:t xml:space="preserve">, A. K., Jones, B. K., Ng, I. S., </w:t>
      </w:r>
      <w:proofErr w:type="spellStart"/>
      <w:r>
        <w:rPr>
          <w:rFonts w:ascii="Times New Roman" w:eastAsia="Cabin" w:hAnsi="Times New Roman" w:cs="Times New Roman"/>
          <w:color w:val="222222"/>
          <w:sz w:val="20"/>
          <w:szCs w:val="20"/>
          <w:highlight w:val="white"/>
        </w:rPr>
        <w:t>Siqueira</w:t>
      </w:r>
      <w:proofErr w:type="spellEnd"/>
      <w:r>
        <w:rPr>
          <w:rFonts w:ascii="Times New Roman" w:eastAsia="Cabin" w:hAnsi="Times New Roman" w:cs="Times New Roman"/>
          <w:color w:val="222222"/>
          <w:sz w:val="20"/>
          <w:szCs w:val="20"/>
          <w:highlight w:val="white"/>
        </w:rPr>
        <w:t xml:space="preserve">, T., &amp; </w:t>
      </w:r>
      <w:proofErr w:type="spellStart"/>
      <w:r>
        <w:rPr>
          <w:rFonts w:ascii="Times New Roman" w:eastAsia="Cabin" w:hAnsi="Times New Roman" w:cs="Times New Roman"/>
          <w:color w:val="222222"/>
          <w:sz w:val="20"/>
          <w:szCs w:val="20"/>
          <w:highlight w:val="white"/>
        </w:rPr>
        <w:t>Cottenie</w:t>
      </w:r>
      <w:proofErr w:type="spellEnd"/>
      <w:r>
        <w:rPr>
          <w:rFonts w:ascii="Times New Roman" w:eastAsia="Cabin" w:hAnsi="Times New Roman" w:cs="Times New Roman"/>
          <w:color w:val="222222"/>
          <w:sz w:val="20"/>
          <w:szCs w:val="20"/>
          <w:highlight w:val="white"/>
        </w:rPr>
        <w:t xml:space="preserve">, K. (2012) The terminology of metacommunity ecology. </w:t>
      </w:r>
      <w:r>
        <w:rPr>
          <w:rFonts w:ascii="Times New Roman" w:eastAsia="Cabin" w:hAnsi="Times New Roman" w:cs="Times New Roman"/>
          <w:b/>
          <w:i/>
          <w:color w:val="222222"/>
          <w:sz w:val="20"/>
          <w:szCs w:val="20"/>
          <w:highlight w:val="white"/>
        </w:rPr>
        <w:t xml:space="preserve">Trends in </w:t>
      </w:r>
      <w:r>
        <w:rPr>
          <w:rFonts w:ascii="Times New Roman" w:eastAsia="Cabin" w:hAnsi="Times New Roman" w:cs="Times New Roman"/>
          <w:b/>
          <w:i/>
          <w:color w:val="222222"/>
          <w:sz w:val="20"/>
          <w:szCs w:val="20"/>
          <w:highlight w:val="white"/>
        </w:rPr>
        <w:t>Ecology &amp; Evolution</w:t>
      </w:r>
      <w:r>
        <w:rPr>
          <w:rFonts w:ascii="Times New Roman" w:eastAsia="Cabin" w:hAnsi="Times New Roman" w:cs="Times New Roman"/>
          <w:color w:val="222222"/>
          <w:sz w:val="20"/>
          <w:szCs w:val="20"/>
          <w:highlight w:val="white"/>
        </w:rPr>
        <w:t xml:space="preserve">, 27:253-254. </w:t>
      </w:r>
    </w:p>
    <w:p w14:paraId="1C1DFF47" w14:textId="77777777" w:rsidR="00AF0658" w:rsidRDefault="00AF0658">
      <w:pPr>
        <w:widowControl w:val="0"/>
        <w:suppressAutoHyphens/>
        <w:spacing w:after="240" w:line="86" w:lineRule="atLeast"/>
        <w:jc w:val="both"/>
      </w:pPr>
    </w:p>
    <w:sectPr w:rsidR="00AF0658">
      <w:pgSz w:w="12240" w:h="15840"/>
      <w:pgMar w:top="1440" w:right="1800" w:bottom="1440" w:left="1800" w:header="0" w:footer="0" w:gutter="0"/>
      <w:cols w:space="720"/>
      <w:formProt w:val="0"/>
      <w:docGrid w:linePitch="10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Matías Arim" w:date="2018-05-28T15:54:00Z" w:initials="MA">
    <w:p w14:paraId="66CB6FBC" w14:textId="7FAEF9EB" w:rsidR="00AB4157" w:rsidRDefault="00AB4157">
      <w:pPr>
        <w:pStyle w:val="Textocomentario"/>
      </w:pPr>
      <w:r>
        <w:rPr>
          <w:rStyle w:val="Refdecomentario"/>
        </w:rPr>
        <w:annotationRef/>
      </w:r>
      <w:r>
        <w:t xml:space="preserve"> </w:t>
      </w:r>
      <w:proofErr w:type="spellStart"/>
      <w:r>
        <w:t>added</w:t>
      </w:r>
      <w:proofErr w:type="spellEnd"/>
      <w:r>
        <w:t xml:space="preserve"> </w:t>
      </w:r>
      <w:proofErr w:type="spellStart"/>
      <w:r>
        <w:t>to</w:t>
      </w:r>
      <w:proofErr w:type="spellEnd"/>
      <w:r>
        <w:t xml:space="preserve"> </w:t>
      </w:r>
      <w:proofErr w:type="spellStart"/>
      <w:r>
        <w:t>bibliography</w:t>
      </w:r>
      <w:proofErr w:type="spellEnd"/>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66CB6FBC" w15:done="0"/>
</w15:commentsEx>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21DC23B" w14:textId="77777777" w:rsidR="0019677B" w:rsidRDefault="0019677B">
      <w:r>
        <w:separator/>
      </w:r>
    </w:p>
  </w:endnote>
  <w:endnote w:type="continuationSeparator" w:id="0">
    <w:p w14:paraId="379CC7B5" w14:textId="77777777" w:rsidR="0019677B" w:rsidRDefault="001967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 w:name="Liberation Serif">
    <w:altName w:val="Times New Roman"/>
    <w:charset w:val="00"/>
    <w:family w:val="roman"/>
    <w:pitch w:val="variable"/>
  </w:font>
  <w:font w:name="DejaVu Sans">
    <w:altName w:val="Times New Roman"/>
    <w:panose1 w:val="00000000000000000000"/>
    <w:charset w:val="00"/>
    <w:family w:val="roman"/>
    <w:notTrueType/>
    <w:pitch w:val="default"/>
  </w:font>
  <w:font w:name="Times New Roman">
    <w:panose1 w:val="02020603050405020304"/>
    <w:charset w:val="00"/>
    <w:family w:val="auto"/>
    <w:pitch w:val="variable"/>
    <w:sig w:usb0="E0002AEF" w:usb1="C0007841"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Verdana">
    <w:panose1 w:val="020B0604030504040204"/>
    <w:charset w:val="00"/>
    <w:family w:val="auto"/>
    <w:pitch w:val="variable"/>
    <w:sig w:usb0="A10006FF" w:usb1="4000205B" w:usb2="00000010" w:usb3="00000000" w:csb0="0000019F" w:csb1="00000000"/>
  </w:font>
  <w:font w:name="Times">
    <w:panose1 w:val="02000500000000000000"/>
    <w:charset w:val="00"/>
    <w:family w:val="auto"/>
    <w:pitch w:val="variable"/>
    <w:sig w:usb0="00000003" w:usb1="00000000" w:usb2="00000000" w:usb3="00000000" w:csb0="00000001" w:csb1="00000000"/>
  </w:font>
  <w:font w:name="OpenSymbol">
    <w:altName w:val="Times New Roman"/>
    <w:panose1 w:val="00000000000000000000"/>
    <w:charset w:val="00"/>
    <w:family w:val="roman"/>
    <w:notTrueType/>
    <w:pitch w:val="default"/>
  </w:font>
  <w:font w:name="Liberation Sans">
    <w:altName w:val="Arial"/>
    <w:charset w:val="00"/>
    <w:family w:val="swiss"/>
    <w:pitch w:val="variable"/>
  </w:font>
  <w:font w:name="AR PL SungtiL GB">
    <w:panose1 w:val="00000000000000000000"/>
    <w:charset w:val="00"/>
    <w:family w:val="roman"/>
    <w:notTrueType/>
    <w:pitch w:val="default"/>
  </w:font>
  <w:font w:name="Lohit Devanagari">
    <w:altName w:val="Times New Roman"/>
    <w:panose1 w:val="00000000000000000000"/>
    <w:charset w:val="00"/>
    <w:family w:val="roman"/>
    <w:notTrueType/>
    <w:pitch w:val="default"/>
  </w:font>
  <w:font w:name="Helvetica">
    <w:panose1 w:val="00000000000000000000"/>
    <w:charset w:val="00"/>
    <w:family w:val="auto"/>
    <w:pitch w:val="variable"/>
    <w:sig w:usb0="E00002FF" w:usb1="5000785B" w:usb2="00000000" w:usb3="00000000" w:csb0="0000019F" w:csb1="00000000"/>
  </w:font>
  <w:font w:name="Cabin">
    <w:panose1 w:val="00000000000000000000"/>
    <w:charset w:val="00"/>
    <w:family w:val="roman"/>
    <w:notTrueType/>
    <w:pitch w:val="default"/>
  </w:font>
  <w:font w:name="Arial">
    <w:panose1 w:val="020B0604020202020204"/>
    <w:charset w:val="00"/>
    <w:family w:val="auto"/>
    <w:pitch w:val="variable"/>
    <w:sig w:usb0="E0002AFF" w:usb1="C0007843" w:usb2="00000009" w:usb3="00000000" w:csb0="000001FF" w:csb1="00000000"/>
  </w:font>
  <w:font w:name="ＭＳ ゴシック">
    <w:charset w:val="80"/>
    <w:family w:val="auto"/>
    <w:pitch w:val="variable"/>
    <w:sig w:usb0="E00002FF" w:usb1="6AC7FDFB" w:usb2="08000012" w:usb3="00000000" w:csb0="0002009F" w:csb1="00000000"/>
  </w:font>
  <w:font w:name="Calibri">
    <w:panose1 w:val="020F0502020204030204"/>
    <w:charset w:val="00"/>
    <w:family w:val="auto"/>
    <w:pitch w:val="variable"/>
    <w:sig w:usb0="E00002FF" w:usb1="4000ACFF" w:usb2="00000001"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8AE0DD0" w14:textId="77777777" w:rsidR="0019677B" w:rsidRDefault="0019677B">
      <w:r>
        <w:separator/>
      </w:r>
    </w:p>
  </w:footnote>
  <w:footnote w:type="continuationSeparator" w:id="0">
    <w:p w14:paraId="12EBCBB1" w14:textId="77777777" w:rsidR="0019677B" w:rsidRDefault="0019677B">
      <w:r>
        <w:continuationSeparator/>
      </w:r>
    </w:p>
  </w:footnote>
  <w:footnote w:id="1">
    <w:p w14:paraId="561587BF" w14:textId="77777777" w:rsidR="00AF0658" w:rsidRDefault="0019677B">
      <w:pPr>
        <w:pStyle w:val="Textonotapie"/>
      </w:pPr>
      <w:r>
        <w:footnoteRef/>
      </w:r>
      <w:r>
        <w:tab/>
        <w:t xml:space="preserve">R: </w:t>
      </w:r>
      <w:proofErr w:type="spellStart"/>
      <w:r>
        <w:t>resource</w:t>
      </w:r>
      <w:proofErr w:type="spellEnd"/>
      <w:r>
        <w:t xml:space="preserve"> </w:t>
      </w:r>
      <w:proofErr w:type="spellStart"/>
      <w:r>
        <w:t>trait</w:t>
      </w:r>
      <w:proofErr w:type="spellEnd"/>
      <w:r>
        <w:t xml:space="preserve"> </w:t>
      </w:r>
      <w:proofErr w:type="spellStart"/>
      <w:r>
        <w:t>and</w:t>
      </w:r>
      <w:proofErr w:type="spellEnd"/>
      <w:r>
        <w:t xml:space="preserve"> C: </w:t>
      </w:r>
      <w:proofErr w:type="spellStart"/>
      <w:r>
        <w:t>consumer</w:t>
      </w:r>
      <w:proofErr w:type="spellEnd"/>
      <w:r>
        <w:t xml:space="preserve"> </w:t>
      </w:r>
      <w:proofErr w:type="spellStart"/>
      <w:r>
        <w:t>traits</w:t>
      </w:r>
      <w:proofErr w:type="spellEnd"/>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20"/>
  <w:proofState w:spelling="clean" w:grammar="clean"/>
  <w:trackRevisions/>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2"/>
  </w:compat>
  <w:rsids>
    <w:rsidRoot w:val="00AF0658"/>
    <w:rsid w:val="00072E03"/>
    <w:rsid w:val="00127B6B"/>
    <w:rsid w:val="0019677B"/>
    <w:rsid w:val="002947CE"/>
    <w:rsid w:val="00317496"/>
    <w:rsid w:val="00372E7F"/>
    <w:rsid w:val="003C3C3F"/>
    <w:rsid w:val="004B3F0F"/>
    <w:rsid w:val="00581398"/>
    <w:rsid w:val="005D038C"/>
    <w:rsid w:val="005D2683"/>
    <w:rsid w:val="0061452B"/>
    <w:rsid w:val="006639F7"/>
    <w:rsid w:val="00723005"/>
    <w:rsid w:val="007268CA"/>
    <w:rsid w:val="0073769E"/>
    <w:rsid w:val="007D1BB9"/>
    <w:rsid w:val="007F5F5E"/>
    <w:rsid w:val="00822FD5"/>
    <w:rsid w:val="00844B44"/>
    <w:rsid w:val="008968D5"/>
    <w:rsid w:val="00944E66"/>
    <w:rsid w:val="00973A13"/>
    <w:rsid w:val="00A56A82"/>
    <w:rsid w:val="00AB4157"/>
    <w:rsid w:val="00AC6C7F"/>
    <w:rsid w:val="00AF0658"/>
    <w:rsid w:val="00B26268"/>
    <w:rsid w:val="00B639EC"/>
    <w:rsid w:val="00BB10A2"/>
    <w:rsid w:val="00D14B4B"/>
    <w:rsid w:val="00F028F8"/>
    <w:rsid w:val="00FF4116"/>
  </w:rsids>
  <m:mathPr>
    <m:mathFont m:val="Cambria Math"/>
    <m:brkBin m:val="before"/>
    <m:brkBinSub m:val="--"/>
    <m:smallFrac m:val="0"/>
    <m:dispDef/>
    <m:lMargin m:val="0"/>
    <m:rMargin m:val="0"/>
    <m:defJc m:val="centerGroup"/>
    <m:wrapIndent m:val="1440"/>
    <m:intLim m:val="subSup"/>
    <m:naryLim m:val="undOvr"/>
  </m:mathPr>
  <w:themeFontLang w:val="es-AR" w:eastAsia="ja-JP" w:bidi=""/>
  <w:clrSchemeMapping w:bg1="light1" w:t1="dark1" w:bg2="light2" w:t2="dark2" w:accent1="accent1" w:accent2="accent2" w:accent3="accent3" w:accent4="accent4" w:accent5="accent5" w:accent6="accent6" w:hyperlink="hyperlink" w:followedHyperlink="followedHyperlink"/>
  <w:decimalSymbol w:val=","/>
  <w:listSeparator w:val=","/>
  <w14:docId w14:val="0B4897F7"/>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Cs w:val="24"/>
        <w:lang w:val="pt-BR"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81C63"/>
    <w:rPr>
      <w:rFonts w:ascii="Cambria" w:eastAsia="ＭＳ 明朝" w:hAnsi="Cambria"/>
      <w:color w:val="00000A"/>
      <w:sz w:val="24"/>
    </w:rPr>
  </w:style>
  <w:style w:type="paragraph" w:styleId="Ttulo1">
    <w:name w:val="heading 1"/>
    <w:basedOn w:val="Heading"/>
    <w:qFormat/>
    <w:pPr>
      <w:outlineLvl w:val="0"/>
    </w:pPr>
    <w:rPr>
      <w:rFonts w:ascii="Liberation Serif" w:eastAsia="DejaVu Sans" w:hAnsi="Liberation Serif" w:cs="DejaVu Sans"/>
      <w:b/>
      <w:bCs/>
      <w:sz w:val="48"/>
      <w:szCs w:val="4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extodegloboCar">
    <w:name w:val="Texto de globo Car"/>
    <w:basedOn w:val="Fuentedeprrafopredeter"/>
    <w:link w:val="Textodeglobo"/>
    <w:uiPriority w:val="99"/>
    <w:semiHidden/>
    <w:qFormat/>
    <w:rsid w:val="00594162"/>
    <w:rPr>
      <w:rFonts w:ascii="Lucida Grande" w:hAnsi="Lucida Grande" w:cs="Lucida Grande"/>
      <w:sz w:val="18"/>
      <w:szCs w:val="18"/>
    </w:rPr>
  </w:style>
  <w:style w:type="character" w:styleId="Refdecomentario">
    <w:name w:val="annotation reference"/>
    <w:basedOn w:val="Fuentedeprrafopredeter"/>
    <w:uiPriority w:val="99"/>
    <w:semiHidden/>
    <w:qFormat/>
    <w:rsid w:val="007B4706"/>
    <w:rPr>
      <w:sz w:val="18"/>
      <w:szCs w:val="18"/>
    </w:rPr>
  </w:style>
  <w:style w:type="character" w:customStyle="1" w:styleId="TextocomentarioCar">
    <w:name w:val="Texto comentario Car"/>
    <w:basedOn w:val="Fuentedeprrafopredeter"/>
    <w:link w:val="Textocomentario"/>
    <w:uiPriority w:val="99"/>
    <w:semiHidden/>
    <w:qFormat/>
    <w:rsid w:val="007B4706"/>
    <w:rPr>
      <w:rFonts w:ascii="Verdana" w:eastAsiaTheme="minorHAnsi" w:hAnsi="Verdana"/>
      <w:lang w:val="de-CH"/>
    </w:rPr>
  </w:style>
  <w:style w:type="character" w:customStyle="1" w:styleId="ListLabel1">
    <w:name w:val="ListLabel 1"/>
    <w:qFormat/>
    <w:rsid w:val="00081C63"/>
    <w:rPr>
      <w:rFonts w:ascii="Times" w:hAnsi="Times" w:cs="OpenSymbol"/>
    </w:rPr>
  </w:style>
  <w:style w:type="character" w:customStyle="1" w:styleId="Quotation">
    <w:name w:val="Quotation"/>
    <w:qFormat/>
    <w:rsid w:val="00081C63"/>
    <w:rPr>
      <w:i/>
    </w:rPr>
  </w:style>
  <w:style w:type="character" w:customStyle="1" w:styleId="StrongEmphasis">
    <w:name w:val="Strong Emphasis"/>
    <w:qFormat/>
    <w:rsid w:val="00081C63"/>
    <w:rPr>
      <w:b/>
      <w:bCs/>
    </w:rPr>
  </w:style>
  <w:style w:type="character" w:styleId="nfasis">
    <w:name w:val="Emphasis"/>
    <w:qFormat/>
    <w:rsid w:val="00081C63"/>
    <w:rPr>
      <w:i/>
      <w:iCs/>
    </w:rPr>
  </w:style>
  <w:style w:type="character" w:customStyle="1" w:styleId="AsuntodelcomentarioCar">
    <w:name w:val="Asunto del comentario Car"/>
    <w:basedOn w:val="TextocomentarioCar"/>
    <w:link w:val="Asuntodelcomentario"/>
    <w:uiPriority w:val="99"/>
    <w:semiHidden/>
    <w:qFormat/>
    <w:rsid w:val="0050046E"/>
    <w:rPr>
      <w:rFonts w:ascii="Verdana" w:eastAsiaTheme="minorHAnsi" w:hAnsi="Verdana"/>
      <w:b/>
      <w:bCs/>
      <w:color w:val="00000A"/>
      <w:szCs w:val="20"/>
      <w:lang w:val="de-CH"/>
    </w:rPr>
  </w:style>
  <w:style w:type="character" w:customStyle="1" w:styleId="ListLabel2">
    <w:name w:val="ListLabel 2"/>
    <w:qFormat/>
    <w:rPr>
      <w:rFonts w:cs="OpenSymbol"/>
    </w:rPr>
  </w:style>
  <w:style w:type="character" w:customStyle="1" w:styleId="InternetLink">
    <w:name w:val="Internet Link"/>
    <w:rPr>
      <w:color w:val="000080"/>
      <w:u w:val="single"/>
      <w:lang w:val="uz-Cyrl-UZ" w:eastAsia="uz-Cyrl-UZ" w:bidi="uz-Cyrl-UZ"/>
    </w:rPr>
  </w:style>
  <w:style w:type="character" w:customStyle="1" w:styleId="apple-converted-space">
    <w:name w:val="apple-converted-space"/>
    <w:basedOn w:val="Fuentedeprrafopredeter"/>
    <w:qFormat/>
    <w:rsid w:val="006150F5"/>
  </w:style>
  <w:style w:type="character" w:customStyle="1" w:styleId="FootnoteCharacters">
    <w:name w:val="Footnote Characters"/>
    <w:qFormat/>
  </w:style>
  <w:style w:type="character" w:customStyle="1" w:styleId="FootnoteAnchor">
    <w:name w:val="Footnote Anchor"/>
    <w:rPr>
      <w:vertAlign w:val="superscript"/>
    </w:rPr>
  </w:style>
  <w:style w:type="character" w:customStyle="1" w:styleId="EndnoteAnchor">
    <w:name w:val="Endnote Anchor"/>
    <w:rPr>
      <w:vertAlign w:val="superscript"/>
    </w:rPr>
  </w:style>
  <w:style w:type="character" w:customStyle="1" w:styleId="EndnoteCharacters">
    <w:name w:val="Endnote Characters"/>
    <w:qFormat/>
  </w:style>
  <w:style w:type="paragraph" w:customStyle="1" w:styleId="Heading">
    <w:name w:val="Heading"/>
    <w:basedOn w:val="Normal"/>
    <w:next w:val="Textoindependiente"/>
    <w:qFormat/>
    <w:rsid w:val="00081C63"/>
    <w:pPr>
      <w:keepNext/>
      <w:spacing w:before="240" w:after="120"/>
    </w:pPr>
    <w:rPr>
      <w:rFonts w:ascii="Liberation Sans" w:eastAsia="AR PL SungtiL GB" w:hAnsi="Liberation Sans" w:cs="Lohit Devanagari"/>
      <w:sz w:val="28"/>
      <w:szCs w:val="28"/>
    </w:rPr>
  </w:style>
  <w:style w:type="paragraph" w:styleId="Textoindependiente">
    <w:name w:val="Body Text"/>
    <w:basedOn w:val="Normal"/>
    <w:rsid w:val="00081C63"/>
    <w:pPr>
      <w:spacing w:after="140" w:line="288" w:lineRule="auto"/>
    </w:pPr>
  </w:style>
  <w:style w:type="paragraph" w:styleId="Lista">
    <w:name w:val="List"/>
    <w:basedOn w:val="Textoindependiente"/>
    <w:rsid w:val="00081C63"/>
    <w:rPr>
      <w:rFonts w:cs="Lohit Devanagari"/>
    </w:rPr>
  </w:style>
  <w:style w:type="paragraph" w:styleId="Descripcin">
    <w:name w:val="caption"/>
    <w:basedOn w:val="Normal"/>
    <w:qFormat/>
    <w:pPr>
      <w:suppressLineNumbers/>
      <w:spacing w:before="120" w:after="120"/>
    </w:pPr>
    <w:rPr>
      <w:rFonts w:cs="Lohit Devanagari"/>
      <w:i/>
      <w:iCs/>
    </w:rPr>
  </w:style>
  <w:style w:type="paragraph" w:customStyle="1" w:styleId="Index">
    <w:name w:val="Index"/>
    <w:basedOn w:val="Normal"/>
    <w:qFormat/>
    <w:rsid w:val="00081C63"/>
    <w:pPr>
      <w:suppressLineNumbers/>
    </w:pPr>
    <w:rPr>
      <w:rFonts w:cs="Lohit Devanagari"/>
    </w:rPr>
  </w:style>
  <w:style w:type="paragraph" w:customStyle="1" w:styleId="Caption1">
    <w:name w:val="Caption1"/>
    <w:basedOn w:val="Normal"/>
    <w:qFormat/>
    <w:rsid w:val="00081C63"/>
    <w:pPr>
      <w:suppressLineNumbers/>
      <w:spacing w:before="120" w:after="120"/>
    </w:pPr>
    <w:rPr>
      <w:rFonts w:cs="Lohit Devanagari"/>
      <w:i/>
      <w:iCs/>
    </w:rPr>
  </w:style>
  <w:style w:type="paragraph" w:styleId="Textodeglobo">
    <w:name w:val="Balloon Text"/>
    <w:basedOn w:val="Normal"/>
    <w:link w:val="TextodegloboCar"/>
    <w:uiPriority w:val="99"/>
    <w:semiHidden/>
    <w:unhideWhenUsed/>
    <w:qFormat/>
    <w:rsid w:val="00594162"/>
    <w:rPr>
      <w:rFonts w:ascii="Lucida Grande" w:hAnsi="Lucida Grande" w:cs="Lucida Grande"/>
      <w:sz w:val="18"/>
      <w:szCs w:val="18"/>
    </w:rPr>
  </w:style>
  <w:style w:type="paragraph" w:styleId="Textocomentario">
    <w:name w:val="annotation text"/>
    <w:basedOn w:val="Normal"/>
    <w:link w:val="TextocomentarioCar"/>
    <w:uiPriority w:val="99"/>
    <w:semiHidden/>
    <w:qFormat/>
    <w:rsid w:val="007B4706"/>
    <w:rPr>
      <w:rFonts w:ascii="Verdana" w:eastAsiaTheme="minorHAnsi" w:hAnsi="Verdana"/>
      <w:lang w:val="de-CH"/>
    </w:rPr>
  </w:style>
  <w:style w:type="paragraph" w:styleId="Asuntodelcomentario">
    <w:name w:val="annotation subject"/>
    <w:basedOn w:val="Textocomentario"/>
    <w:link w:val="AsuntodelcomentarioCar"/>
    <w:uiPriority w:val="99"/>
    <w:semiHidden/>
    <w:unhideWhenUsed/>
    <w:qFormat/>
    <w:rsid w:val="0050046E"/>
    <w:rPr>
      <w:rFonts w:asciiTheme="minorHAnsi" w:eastAsiaTheme="minorEastAsia" w:hAnsiTheme="minorHAnsi"/>
      <w:b/>
      <w:bCs/>
      <w:sz w:val="20"/>
      <w:szCs w:val="20"/>
      <w:lang w:val="pt-BR"/>
    </w:rPr>
  </w:style>
  <w:style w:type="paragraph" w:customStyle="1" w:styleId="LO-normal">
    <w:name w:val="LO-normal"/>
    <w:qFormat/>
    <w:rsid w:val="00AD6892"/>
    <w:rPr>
      <w:rFonts w:ascii="Cambria" w:eastAsia="Cambria" w:hAnsi="Cambria" w:cs="Cambria"/>
      <w:color w:val="000000"/>
      <w:sz w:val="24"/>
      <w:lang w:val="en-GB" w:eastAsia="es-ES"/>
    </w:rPr>
  </w:style>
  <w:style w:type="paragraph" w:customStyle="1" w:styleId="TableContents">
    <w:name w:val="Table Contents"/>
    <w:basedOn w:val="Normal"/>
    <w:qFormat/>
    <w:pPr>
      <w:suppressLineNumbers/>
    </w:pPr>
  </w:style>
  <w:style w:type="paragraph" w:styleId="Textonotapie">
    <w:name w:val="footnote text"/>
    <w:basedOn w:val="Normal"/>
    <w:pPr>
      <w:suppressLineNumbers/>
      <w:ind w:left="339" w:hanging="339"/>
    </w:pPr>
    <w:rPr>
      <w:sz w:val="20"/>
      <w:szCs w:val="20"/>
    </w:rPr>
  </w:style>
  <w:style w:type="paragraph" w:customStyle="1" w:styleId="TableHeading">
    <w:name w:val="Table Heading"/>
    <w:basedOn w:val="TableContents"/>
    <w:qFormat/>
    <w:pPr>
      <w:jc w:val="center"/>
    </w:pPr>
    <w:rPr>
      <w:b/>
      <w:bCs/>
    </w:rPr>
  </w:style>
  <w:style w:type="paragraph" w:customStyle="1" w:styleId="p1">
    <w:name w:val="p1"/>
    <w:basedOn w:val="Normal"/>
    <w:rsid w:val="006639F7"/>
    <w:pPr>
      <w:ind w:left="540" w:hanging="540"/>
    </w:pPr>
    <w:rPr>
      <w:rFonts w:ascii="Helvetica" w:eastAsiaTheme="minorEastAsia" w:hAnsi="Helvetica" w:cs="Times New Roman"/>
      <w:color w:val="auto"/>
      <w:sz w:val="18"/>
      <w:szCs w:val="18"/>
      <w:lang w:val="es-ES_tradnl" w:eastAsia="es-ES_tradnl"/>
    </w:rPr>
  </w:style>
  <w:style w:type="character" w:customStyle="1" w:styleId="s1">
    <w:name w:val="s1"/>
    <w:basedOn w:val="Fuentedeprrafopredeter"/>
    <w:rsid w:val="006639F7"/>
    <w:rPr>
      <w:shd w:val="clear" w:color="auto" w:fill="FFFB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85950618">
      <w:bodyDiv w:val="1"/>
      <w:marLeft w:val="0"/>
      <w:marRight w:val="0"/>
      <w:marTop w:val="0"/>
      <w:marBottom w:val="0"/>
      <w:divBdr>
        <w:top w:val="none" w:sz="0" w:space="0" w:color="auto"/>
        <w:left w:val="none" w:sz="0" w:space="0" w:color="auto"/>
        <w:bottom w:val="none" w:sz="0" w:space="0" w:color="auto"/>
        <w:right w:val="none" w:sz="0" w:space="0" w:color="auto"/>
      </w:divBdr>
    </w:div>
    <w:div w:id="498622315">
      <w:bodyDiv w:val="1"/>
      <w:marLeft w:val="0"/>
      <w:marRight w:val="0"/>
      <w:marTop w:val="0"/>
      <w:marBottom w:val="0"/>
      <w:divBdr>
        <w:top w:val="none" w:sz="0" w:space="0" w:color="auto"/>
        <w:left w:val="none" w:sz="0" w:space="0" w:color="auto"/>
        <w:bottom w:val="none" w:sz="0" w:space="0" w:color="auto"/>
        <w:right w:val="none" w:sz="0" w:space="0" w:color="auto"/>
      </w:divBdr>
    </w:div>
    <w:div w:id="503861575">
      <w:bodyDiv w:val="1"/>
      <w:marLeft w:val="0"/>
      <w:marRight w:val="0"/>
      <w:marTop w:val="0"/>
      <w:marBottom w:val="0"/>
      <w:divBdr>
        <w:top w:val="none" w:sz="0" w:space="0" w:color="auto"/>
        <w:left w:val="none" w:sz="0" w:space="0" w:color="auto"/>
        <w:bottom w:val="none" w:sz="0" w:space="0" w:color="auto"/>
        <w:right w:val="none" w:sz="0" w:space="0" w:color="auto"/>
      </w:divBdr>
    </w:div>
    <w:div w:id="505557784">
      <w:bodyDiv w:val="1"/>
      <w:marLeft w:val="0"/>
      <w:marRight w:val="0"/>
      <w:marTop w:val="0"/>
      <w:marBottom w:val="0"/>
      <w:divBdr>
        <w:top w:val="none" w:sz="0" w:space="0" w:color="auto"/>
        <w:left w:val="none" w:sz="0" w:space="0" w:color="auto"/>
        <w:bottom w:val="none" w:sz="0" w:space="0" w:color="auto"/>
        <w:right w:val="none" w:sz="0" w:space="0" w:color="auto"/>
      </w:divBdr>
    </w:div>
    <w:div w:id="662004928">
      <w:bodyDiv w:val="1"/>
      <w:marLeft w:val="0"/>
      <w:marRight w:val="0"/>
      <w:marTop w:val="0"/>
      <w:marBottom w:val="0"/>
      <w:divBdr>
        <w:top w:val="none" w:sz="0" w:space="0" w:color="auto"/>
        <w:left w:val="none" w:sz="0" w:space="0" w:color="auto"/>
        <w:bottom w:val="none" w:sz="0" w:space="0" w:color="auto"/>
        <w:right w:val="none" w:sz="0" w:space="0" w:color="auto"/>
      </w:divBdr>
    </w:div>
    <w:div w:id="815998745">
      <w:bodyDiv w:val="1"/>
      <w:marLeft w:val="0"/>
      <w:marRight w:val="0"/>
      <w:marTop w:val="0"/>
      <w:marBottom w:val="0"/>
      <w:divBdr>
        <w:top w:val="none" w:sz="0" w:space="0" w:color="auto"/>
        <w:left w:val="none" w:sz="0" w:space="0" w:color="auto"/>
        <w:bottom w:val="none" w:sz="0" w:space="0" w:color="auto"/>
        <w:right w:val="none" w:sz="0" w:space="0" w:color="auto"/>
      </w:divBdr>
    </w:div>
    <w:div w:id="1029718511">
      <w:bodyDiv w:val="1"/>
      <w:marLeft w:val="0"/>
      <w:marRight w:val="0"/>
      <w:marTop w:val="0"/>
      <w:marBottom w:val="0"/>
      <w:divBdr>
        <w:top w:val="none" w:sz="0" w:space="0" w:color="auto"/>
        <w:left w:val="none" w:sz="0" w:space="0" w:color="auto"/>
        <w:bottom w:val="none" w:sz="0" w:space="0" w:color="auto"/>
        <w:right w:val="none" w:sz="0" w:space="0" w:color="auto"/>
      </w:divBdr>
    </w:div>
    <w:div w:id="1092316299">
      <w:bodyDiv w:val="1"/>
      <w:marLeft w:val="0"/>
      <w:marRight w:val="0"/>
      <w:marTop w:val="0"/>
      <w:marBottom w:val="0"/>
      <w:divBdr>
        <w:top w:val="none" w:sz="0" w:space="0" w:color="auto"/>
        <w:left w:val="none" w:sz="0" w:space="0" w:color="auto"/>
        <w:bottom w:val="none" w:sz="0" w:space="0" w:color="auto"/>
        <w:right w:val="none" w:sz="0" w:space="0" w:color="auto"/>
      </w:divBdr>
    </w:div>
    <w:div w:id="1366323887">
      <w:bodyDiv w:val="1"/>
      <w:marLeft w:val="0"/>
      <w:marRight w:val="0"/>
      <w:marTop w:val="0"/>
      <w:marBottom w:val="0"/>
      <w:divBdr>
        <w:top w:val="none" w:sz="0" w:space="0" w:color="auto"/>
        <w:left w:val="none" w:sz="0" w:space="0" w:color="auto"/>
        <w:bottom w:val="none" w:sz="0" w:space="0" w:color="auto"/>
        <w:right w:val="none" w:sz="0" w:space="0" w:color="auto"/>
      </w:divBdr>
    </w:div>
    <w:div w:id="1733042853">
      <w:bodyDiv w:val="1"/>
      <w:marLeft w:val="0"/>
      <w:marRight w:val="0"/>
      <w:marTop w:val="0"/>
      <w:marBottom w:val="0"/>
      <w:divBdr>
        <w:top w:val="none" w:sz="0" w:space="0" w:color="auto"/>
        <w:left w:val="none" w:sz="0" w:space="0" w:color="auto"/>
        <w:bottom w:val="none" w:sz="0" w:space="0" w:color="auto"/>
        <w:right w:val="none" w:sz="0" w:space="0" w:color="auto"/>
      </w:divBdr>
    </w:div>
    <w:div w:id="1829396274">
      <w:bodyDiv w:val="1"/>
      <w:marLeft w:val="0"/>
      <w:marRight w:val="0"/>
      <w:marTop w:val="0"/>
      <w:marBottom w:val="0"/>
      <w:divBdr>
        <w:top w:val="none" w:sz="0" w:space="0" w:color="auto"/>
        <w:left w:val="none" w:sz="0" w:space="0" w:color="auto"/>
        <w:bottom w:val="none" w:sz="0" w:space="0" w:color="auto"/>
        <w:right w:val="none" w:sz="0" w:space="0" w:color="auto"/>
      </w:divBdr>
    </w:div>
  </w:divs>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footnotes" Target="footnotes.xml"/><Relationship Id="rId5" Type="http://schemas.openxmlformats.org/officeDocument/2006/relationships/endnotes" Target="endnotes.xml"/><Relationship Id="rId6" Type="http://schemas.openxmlformats.org/officeDocument/2006/relationships/comments" Target="comments.xml"/><Relationship Id="rId7" Type="http://schemas.microsoft.com/office/2011/relationships/commentsExtended" Target="commentsExtended.xml"/><Relationship Id="rId8" Type="http://schemas.openxmlformats.org/officeDocument/2006/relationships/fontTable" Target="fontTable.xml"/><Relationship Id="rId9"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90</TotalTime>
  <Pages>8</Pages>
  <Words>3424</Words>
  <Characters>18836</Characters>
  <Application>Microsoft Macintosh Word</Application>
  <DocSecurity>0</DocSecurity>
  <Lines>156</Lines>
  <Paragraphs>44</Paragraphs>
  <ScaleCrop>false</ScaleCrop>
  <HeadingPairs>
    <vt:vector size="2" baseType="variant">
      <vt:variant>
        <vt:lpstr>Título</vt:lpstr>
      </vt:variant>
      <vt:variant>
        <vt:i4>1</vt:i4>
      </vt:variant>
    </vt:vector>
  </HeadingPairs>
  <TitlesOfParts>
    <vt:vector size="1" baseType="lpstr">
      <vt:lpstr/>
    </vt:vector>
  </TitlesOfParts>
  <Company>Laptop</Company>
  <LinksUpToDate>false</LinksUpToDate>
  <CharactersWithSpaces>22216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Andreazzi</dc:creator>
  <dc:description/>
  <cp:lastModifiedBy>Matías Arim</cp:lastModifiedBy>
  <cp:revision>11</cp:revision>
  <dcterms:created xsi:type="dcterms:W3CDTF">2018-05-28T18:29:00Z</dcterms:created>
  <dcterms:modified xsi:type="dcterms:W3CDTF">2018-05-29T13:18:00Z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Laptop</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